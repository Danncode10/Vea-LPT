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B01" w:rsidRDefault="00406B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B41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4" w:tgtFrame="_blank" w:history="1">
        <w:r w:rsidRPr="00214B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LET Reviewer in Prof. Ed. Educational Technology Part 2</w:t>
        </w:r>
      </w:hyperlink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1. Which of the following statements has a very limited definition of educational technology?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a. It is a profession composed of various job categories.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b. It refers to the computers used for teaching and learning.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 It includes audiovisual materials, interactive multimedia and self-instructional materials.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It is the development, application and evaluation of system, techniques and aids to improve human learning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End"/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2. Which of the following statements is correct about the domains of educational technology?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a. Design is the production stage while development is the planning stage.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b. Both the design and development are the planning stage.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 Evaluation is synonymous with implementation.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Utilization is the action phase.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3. Ms. Gomez is planning to integrate technology in her Mathematics class. Which of the following would be the logical steps in doing this?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I. Set the objectives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II. Analyze the learners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III. Utilize the materials with showmanship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IV. Evaluate the performance of the students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gramStart"/>
      <w:r w:rsidRPr="00214B41">
        <w:rPr>
          <w:rFonts w:ascii="Times New Roman" w:eastAsia="Times New Roman" w:hAnsi="Times New Roman" w:cs="Times New Roman"/>
          <w:sz w:val="24"/>
          <w:szCs w:val="24"/>
        </w:rPr>
        <w:t>I, II, III, IV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b. II, I, III, IV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</w:t>
      </w:r>
      <w:proofErr w:type="gramEnd"/>
      <w:r w:rsidRPr="00214B41">
        <w:rPr>
          <w:rFonts w:ascii="Times New Roman" w:eastAsia="Times New Roman" w:hAnsi="Times New Roman" w:cs="Times New Roman"/>
          <w:sz w:val="24"/>
          <w:szCs w:val="24"/>
        </w:rPr>
        <w:t xml:space="preserve"> I, II, IV, III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II, I, IV, III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4. Which of the following is a limitation of models and real objects in teaching and learning?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a. They pose problems on storage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214B41">
        <w:rPr>
          <w:rFonts w:ascii="Times New Roman" w:eastAsia="Times New Roman" w:hAnsi="Times New Roman" w:cs="Times New Roman"/>
          <w:sz w:val="24"/>
          <w:szCs w:val="24"/>
        </w:rPr>
        <w:t>They  make</w:t>
      </w:r>
      <w:proofErr w:type="gramEnd"/>
      <w:r w:rsidRPr="00214B41">
        <w:rPr>
          <w:rFonts w:ascii="Times New Roman" w:eastAsia="Times New Roman" w:hAnsi="Times New Roman" w:cs="Times New Roman"/>
          <w:sz w:val="24"/>
          <w:szCs w:val="24"/>
        </w:rPr>
        <w:t xml:space="preserve"> learning more concrete.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 They provide hands-on learning experiences.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They are readily available in the environment, around school and in the home.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5. Which group of technologies has the highest degree of concreteness?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214B41">
        <w:rPr>
          <w:rFonts w:ascii="Times New Roman" w:eastAsia="Times New Roman" w:hAnsi="Times New Roman" w:cs="Times New Roman"/>
          <w:sz w:val="24"/>
          <w:szCs w:val="24"/>
        </w:rPr>
        <w:t>Realia</w:t>
      </w:r>
      <w:proofErr w:type="spellEnd"/>
      <w:r w:rsidRPr="00214B41">
        <w:rPr>
          <w:rFonts w:ascii="Times New Roman" w:eastAsia="Times New Roman" w:hAnsi="Times New Roman" w:cs="Times New Roman"/>
          <w:sz w:val="24"/>
          <w:szCs w:val="24"/>
        </w:rPr>
        <w:t xml:space="preserve"> and computer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214B41">
        <w:rPr>
          <w:rFonts w:ascii="Times New Roman" w:eastAsia="Times New Roman" w:hAnsi="Times New Roman" w:cs="Times New Roman"/>
          <w:sz w:val="24"/>
          <w:szCs w:val="24"/>
        </w:rPr>
        <w:t>Video</w:t>
      </w:r>
      <w:proofErr w:type="gramEnd"/>
      <w:r w:rsidRPr="00214B41">
        <w:rPr>
          <w:rFonts w:ascii="Times New Roman" w:eastAsia="Times New Roman" w:hAnsi="Times New Roman" w:cs="Times New Roman"/>
          <w:sz w:val="24"/>
          <w:szCs w:val="24"/>
        </w:rPr>
        <w:t>, picture and television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 Digital video, film, versatile compact disc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Book, imaginative literature, programmed instruction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6. Mrs. Del Prado placed text together with the relevant graphics on the same page in her multimedia presentation. Which principle did she apply?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a. Split attention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214B41">
        <w:rPr>
          <w:rFonts w:ascii="Times New Roman" w:eastAsia="Times New Roman" w:hAnsi="Times New Roman" w:cs="Times New Roman"/>
          <w:sz w:val="24"/>
          <w:szCs w:val="24"/>
        </w:rPr>
        <w:t>Spatial</w:t>
      </w:r>
      <w:proofErr w:type="gramEnd"/>
      <w:r w:rsidRPr="00214B41">
        <w:rPr>
          <w:rFonts w:ascii="Times New Roman" w:eastAsia="Times New Roman" w:hAnsi="Times New Roman" w:cs="Times New Roman"/>
          <w:sz w:val="24"/>
          <w:szCs w:val="24"/>
        </w:rPr>
        <w:t xml:space="preserve"> contiguity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 Cost effectiveness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Communication effectiveness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P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B41">
        <w:rPr>
          <w:rFonts w:ascii="Times New Roman" w:eastAsia="Times New Roman" w:hAnsi="Times New Roman" w:cs="Times New Roman"/>
          <w:sz w:val="24"/>
          <w:szCs w:val="24"/>
        </w:rPr>
        <w:t>7. Mrs. Olivarez presented real samples of rocks in her General Science class. What principle did she apply?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a. Appropriateness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b. Authenticity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c. Responsiveness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  <w:t>d. Simplicity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br/>
      </w:r>
      <w:r w:rsidRPr="00214B41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  <w:r w:rsidRPr="00214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4B41" w:rsidRPr="00214B41" w:rsidRDefault="00214B41" w:rsidP="00214B41">
      <w:pPr>
        <w:spacing w:after="0" w:line="240" w:lineRule="auto"/>
        <w:jc w:val="center"/>
        <w:rPr>
          <w:ins w:id="0" w:author="Unknown"/>
          <w:rFonts w:ascii="Times New Roman" w:eastAsia="Times New Roman" w:hAnsi="Times New Roman" w:cs="Times New Roman"/>
          <w:sz w:val="24"/>
          <w:szCs w:val="24"/>
        </w:rPr>
      </w:pPr>
      <w:ins w:id="1" w:author="Unknown"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</w:ins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ins w:id="2" w:author="Unknown"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8. Which is the best reason why teachers state the objectives before using instructional media?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To secure materials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b.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To prepare the materials beforehand.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To determine which media to use best.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To be able to practice how to operate the equipment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C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9. Which of the following should Mr. Rivera primarily consider in determining the teaching-learning objectives and use of instructional media?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The assessment tool to be used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b.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The learning activities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The learner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The teacher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10. Which of the following technologies provide iconic experiences to students/ children?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Video and books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Pictures and videos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Radio and recording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Modules and periodicals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11. Which of these technologies used in the classroom are arranged from the most symbolic to multisensory?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Real objects, print, audio-visual materials and visual materials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Visual materials, audio visual materials, print and computers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c. Visual materials, print, audio-visual materials and </w:t>
        </w:r>
        <w:proofErr w:type="spell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realia</w:t>
        </w:r>
        <w:proofErr w:type="spell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d. Print, audio-visual materials, computers and </w:t>
        </w:r>
        <w:proofErr w:type="spell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realia</w:t>
        </w:r>
        <w:proofErr w:type="spell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D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12. Which of the following is inappropriate in using printed visuals such as charts, graphs and drawings?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Provide written or verbal cues to highlight important aspect of visuals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b.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Present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the instructional materials simultaneously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Use materials that everyone can see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Make the presentation suspenseful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</w:ins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B41" w:rsidRPr="00214B41" w:rsidRDefault="00214B41" w:rsidP="00214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ins w:id="3" w:author="Unknown"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13. Susan wants to learn more English. Specifically, she wants to improve her listening skills. She has a CD player, a tape recorder and has internet access. As an English teacher, what do you suggest?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I. CDs with English listening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drills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II.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Tapes with English listening drills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III.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Internet website such as Go4English, English Language Listening Lab or Randall's listening Lab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I and II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II and III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I or III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I, II and III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D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14. Which of the following statements is incorrect about the contributions of technology to student learning?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The quality of learning can be improved.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The delivery of instruction can be more interesting.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The method of teaching and learning becomes more interactive.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The role of the teacher can be changed into knowledge dispenser.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D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15. Mr. </w:t>
        </w:r>
        <w:proofErr w:type="spell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Tarnate</w:t>
        </w:r>
        <w:proofErr w:type="spell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, an ICT teacher takes into account technology standards to address the needs of the students and help them adapt with the changing society and technology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Which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of the following standards is an exception?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Creativity and innovation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Research and information literacy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Model digital-age work and learning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Technology operations and concepts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C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16. Ms. </w:t>
        </w:r>
        <w:proofErr w:type="spell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Vinluan</w:t>
        </w:r>
        <w:proofErr w:type="spell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, a computer teacher demonstrates understanding of local and global issues and exhibits ethical and legal use of information and communications technology tools. Which is true about her?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She models digital-age work and learning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She facilitates and inspires student learning and creativity.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She promotes and models digital citizenship and responsibility.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She designs and develops digital-age learning experiences and assessments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C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17. With the fast-paced evolution of technologies nowadays, why are teachers encouraged to shift gradually from a teacher-centered instruction to a learner-centered instruction?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I. A learner-centered instruction focuses on transformation of facts.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II and IV only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b. </w:t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I, II and IV only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I, III and IV only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II, III and IV only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C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18. Ms. Hernandez employs student-centered instruction as the learners create their digital portfolios in her computer class. What could be developed among them through this approach?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Repetition and active learning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Mastery of skills and information delivery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Information processing and passive learning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Construction of knowledge and information exchange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D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br/>
          <w:t>19. Mr. Torres will have a multimedia presentation in his Science class. Which of the following should he avoid?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Consider technical quality.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Apply different computer effects per slid.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Present information through graphic organizers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Use contrasting colors for text and background.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20. Mrs. </w:t>
        </w:r>
        <w:proofErr w:type="spell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Sison</w:t>
        </w:r>
        <w:proofErr w:type="spell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would like to integrate technology in writing a friendly letter. Which of the following is the most effective way of doing it?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Let the pupils surf a friendly letter from the internet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Have the pupils write a friendly letter and send it through an email.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proofErr w:type="gram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c</w:t>
        </w:r>
        <w:proofErr w:type="gram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. have the pupils forward a downloaded friendly letter to others via email.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Let the pupils write a friendly letter using word processing and have it critiqued by their peers.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D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21. Which of the following computer-based instructional materials can be used to learn new concepts?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Games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Tutorial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Simulation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Drill and practice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 xml:space="preserve">22. Professor </w:t>
        </w:r>
        <w:proofErr w:type="spellStart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>dela</w:t>
        </w:r>
        <w:proofErr w:type="spellEnd"/>
        <w:r w:rsidRPr="00214B41">
          <w:rPr>
            <w:rFonts w:ascii="Times New Roman" w:eastAsia="Times New Roman" w:hAnsi="Times New Roman" w:cs="Times New Roman"/>
            <w:sz w:val="24"/>
            <w:szCs w:val="24"/>
          </w:rPr>
          <w:t xml:space="preserve"> Cruz would like to create a presentation material for her lesson on the types of computer-assisted instruction. To make her presentation effective, which?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Situating tool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Informative tool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Productivity tool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Communicative tool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C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23. Professor Reyes is thinking of an online learning approach by which content provides links to information at other locations and serves as a focal point for a distance education experience. Which of the following should she use?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Teleconferencing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Self-paced program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Web-based instruction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Computer-aided instruction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C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24. Which is NOT a basic consideration in selecting and evaluating the content of an educational technology tool?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Does it match the content?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Can it be easily dismantled?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Will it motivate and maintain interest?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Is there evidence of its effectiveness?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B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25. Your father wanted to finish his long dreamed course but he wanted to do it at home during his free time. Would you recommend an online learning?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a. Yes, because online learning is the "in" thing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b. No, because online learning inhibits student-teacher interaction.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c. No, because hiring a helper would enable him to attend regularly in his class.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  <w:t>d. Yes, because he could learn at his own pace using a wide spectrum of technologies.</w:t>
        </w:r>
        <w:r w:rsidRPr="00214B41">
          <w:rPr>
            <w:rFonts w:ascii="Times New Roman" w:eastAsia="Times New Roman" w:hAnsi="Times New Roman" w:cs="Times New Roman"/>
            <w:sz w:val="24"/>
            <w:szCs w:val="24"/>
          </w:rPr>
          <w:br/>
        </w:r>
        <w:r w:rsidRPr="00214B41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Answer: D</w:t>
        </w:r>
      </w:ins>
    </w:p>
    <w:sectPr w:rsidR="00214B41" w:rsidRPr="00214B41" w:rsidSect="008B5C64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B5C64"/>
    <w:rsid w:val="00170E9F"/>
    <w:rsid w:val="00176F0F"/>
    <w:rsid w:val="001B7292"/>
    <w:rsid w:val="00214B41"/>
    <w:rsid w:val="003B4D81"/>
    <w:rsid w:val="00406B01"/>
    <w:rsid w:val="00475253"/>
    <w:rsid w:val="00767D74"/>
    <w:rsid w:val="0079064B"/>
    <w:rsid w:val="007F5631"/>
    <w:rsid w:val="008B5C64"/>
    <w:rsid w:val="00D433A3"/>
    <w:rsid w:val="00D6568B"/>
    <w:rsid w:val="00E01078"/>
    <w:rsid w:val="00FC1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ad">
    <w:name w:val="il_ad"/>
    <w:basedOn w:val="DefaultParagraphFont"/>
    <w:rsid w:val="008B5C64"/>
  </w:style>
  <w:style w:type="character" w:styleId="Hyperlink">
    <w:name w:val="Hyperlink"/>
    <w:basedOn w:val="DefaultParagraphFont"/>
    <w:uiPriority w:val="99"/>
    <w:semiHidden/>
    <w:unhideWhenUsed/>
    <w:rsid w:val="007906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7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0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0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4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5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4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41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7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54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58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06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2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7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93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9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07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1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1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3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2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1696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9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4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9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756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4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33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4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86501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6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2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9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7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6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4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50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9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2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68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7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5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3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18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38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5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7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23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4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1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15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9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0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9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87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7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22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08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8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6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2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0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2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4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3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3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5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62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8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0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8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3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7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85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7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0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04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4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6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4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7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6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prcboard.com/2016/07/LET-Reviewer-Prof-Ed-Educational-Technology-Part-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</dc:creator>
  <cp:keywords/>
  <dc:description/>
  <cp:lastModifiedBy>nelson</cp:lastModifiedBy>
  <cp:revision>2</cp:revision>
  <dcterms:created xsi:type="dcterms:W3CDTF">2017-03-07T12:26:00Z</dcterms:created>
  <dcterms:modified xsi:type="dcterms:W3CDTF">2017-03-07T12:26:00Z</dcterms:modified>
</cp:coreProperties>
</file>