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Comic Relief" w:cs="Comic Relief" w:eastAsia="Comic Relief" w:hAnsi="Comic Relief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highlight w:val="yellow"/>
          <w:u w:val="none"/>
          <w:vertAlign w:val="baseline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highlight w:val="yellow"/>
          <w:u w:val="none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-319404</wp:posOffset>
                </wp:positionH>
                <wp:positionV relativeFrom="margin">
                  <wp:posOffset>-333374</wp:posOffset>
                </wp:positionV>
                <wp:extent cx="7071995" cy="943610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1816353" y="0"/>
                          <a:ext cx="7059295" cy="756000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-319404</wp:posOffset>
                </wp:positionH>
                <wp:positionV relativeFrom="margin">
                  <wp:posOffset>-333374</wp:posOffset>
                </wp:positionV>
                <wp:extent cx="7071995" cy="9436100"/>
                <wp:effectExtent b="0" l="0" r="0" t="0"/>
                <wp:wrapNone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71995" cy="9436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omic Relief" w:cs="Comic Relief" w:eastAsia="Comic Relief" w:hAnsi="Comic Relief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highlight w:val="cyan"/>
          <w:u w:val="none"/>
          <w:vertAlign w:val="baseline"/>
          <w:rtl w:val="0"/>
        </w:rPr>
        <w:t xml:space="preserve">COMMON LEPT KEY QUESTIONS AND 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Highway 54</w:t>
      </w:r>
      <w:r w:rsidDel="00000000" w:rsidR="00000000" w:rsidRPr="00000000">
        <w:rPr>
          <w:rFonts w:ascii="Comic Relief" w:cs="Comic Relief" w:eastAsia="Comic Relief" w:hAnsi="Comic Relief"/>
          <w:sz w:val="36"/>
          <w:szCs w:val="36"/>
          <w:rtl w:val="0"/>
        </w:rPr>
        <w:t xml:space="preserve"> – original name of EDSA (Epifanio de los Santos Avenue)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Patrimony</w:t>
      </w:r>
      <w:r w:rsidDel="00000000" w:rsidR="00000000" w:rsidRPr="00000000">
        <w:rPr>
          <w:rFonts w:ascii="Comic Relief" w:cs="Comic Relief" w:eastAsia="Comic Relief" w:hAnsi="Comic Relief"/>
          <w:sz w:val="36"/>
          <w:szCs w:val="36"/>
          <w:rtl w:val="0"/>
        </w:rPr>
        <w:t xml:space="preserve"> – refers to the nation’s heritage; explicitly mentioned in the Preamble as “conserve and develop our patrimony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Ancestral land</w:t>
      </w:r>
      <w:r w:rsidDel="00000000" w:rsidR="00000000" w:rsidRPr="00000000">
        <w:rPr>
          <w:rFonts w:ascii="Comic Relief" w:cs="Comic Relief" w:eastAsia="Comic Relief" w:hAnsi="Comic Relief"/>
          <w:sz w:val="36"/>
          <w:szCs w:val="36"/>
          <w:rtl w:val="0"/>
        </w:rPr>
        <w:t xml:space="preserve"> - indigenous people’s land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Palabra de Honor</w:t>
      </w:r>
      <w:r w:rsidDel="00000000" w:rsidR="00000000" w:rsidRPr="00000000">
        <w:rPr>
          <w:rFonts w:ascii="Comic Relief" w:cs="Comic Relief" w:eastAsia="Comic Relief" w:hAnsi="Comic Relief"/>
          <w:sz w:val="36"/>
          <w:szCs w:val="36"/>
          <w:rtl w:val="0"/>
        </w:rPr>
        <w:t xml:space="preserve"> - word of honor/verbal commitment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Agriculture / Land Conversion</w:t>
      </w:r>
      <w:r w:rsidDel="00000000" w:rsidR="00000000" w:rsidRPr="00000000">
        <w:rPr>
          <w:rFonts w:ascii="Comic Relief" w:cs="Comic Relief" w:eastAsia="Comic Relief" w:hAnsi="Comic Relief"/>
          <w:sz w:val="36"/>
          <w:szCs w:val="36"/>
          <w:rtl w:val="0"/>
        </w:rPr>
        <w:t xml:space="preserve"> – Green Revolution (decline due to conversion to housing)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Bounties of the Ocean</w:t>
      </w:r>
      <w:r w:rsidDel="00000000" w:rsidR="00000000" w:rsidRPr="00000000">
        <w:rPr>
          <w:rFonts w:ascii="Comic Relief" w:cs="Comic Relief" w:eastAsia="Comic Relief" w:hAnsi="Comic Relief"/>
          <w:sz w:val="36"/>
          <w:szCs w:val="36"/>
          <w:rtl w:val="0"/>
        </w:rPr>
        <w:t xml:space="preserve"> – Blue Revolution (focus on marine resources)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Norming </w:t>
      </w:r>
      <w:r w:rsidDel="00000000" w:rsidR="00000000" w:rsidRPr="00000000">
        <w:rPr>
          <w:rFonts w:ascii="Comic Relief" w:cs="Comic Relief" w:eastAsia="Comic Relief" w:hAnsi="Comic Relief"/>
          <w:b w:val="0"/>
          <w:bCs w:val="0"/>
          <w:sz w:val="36"/>
          <w:szCs w:val="36"/>
          <w:rtl w:val="0"/>
        </w:rPr>
        <w:t xml:space="preserve">- group stage where members resolve conflicts and cooperate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Lifelong Learning </w:t>
      </w:r>
      <w:r w:rsidDel="00000000" w:rsidR="00000000" w:rsidRPr="00000000">
        <w:rPr>
          <w:rFonts w:ascii="Comic Relief" w:cs="Comic Relief" w:eastAsia="Comic Relief" w:hAnsi="Comic Relief"/>
          <w:b w:val="0"/>
          <w:bCs w:val="0"/>
          <w:sz w:val="36"/>
          <w:szCs w:val="36"/>
          <w:rtl w:val="0"/>
        </w:rPr>
        <w:t xml:space="preserve">- Pragmatism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480 cm³</w:t>
      </w:r>
      <w:r w:rsidDel="00000000" w:rsidR="00000000" w:rsidRPr="00000000">
        <w:rPr>
          <w:rFonts w:ascii="Comic Relief" w:cs="Comic Relief" w:eastAsia="Comic Relief" w:hAnsi="Comic Relief"/>
          <w:sz w:val="36"/>
          <w:szCs w:val="36"/>
          <w:rtl w:val="0"/>
        </w:rPr>
        <w:t xml:space="preserve"> – aquarium volume (10 × 8 × 6); clue: “Samantha/Bernadeth”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5x – 2y – 5z</w:t>
      </w:r>
      <w:r w:rsidDel="00000000" w:rsidR="00000000" w:rsidRPr="00000000">
        <w:rPr>
          <w:rFonts w:ascii="Comic Relief" w:cs="Comic Relief" w:eastAsia="Comic Relief" w:hAnsi="Comic Relief"/>
          <w:sz w:val="36"/>
          <w:szCs w:val="36"/>
          <w:rtl w:val="0"/>
        </w:rPr>
        <w:t xml:space="preserve"> – simpli</w:t>
      </w:r>
      <w:r w:rsidDel="00000000" w:rsidR="00000000" w:rsidRPr="00000000">
        <w:rPr>
          <w:rFonts w:ascii="Comic Relief" w:cs="Comic Relief" w:eastAsia="Comic Relief" w:hAnsi="Comic Relief"/>
          <w:b w:val="1"/>
          <w:bCs w:val="1"/>
          <w:i w:val="0"/>
          <w:iCs w:val="0"/>
          <w:smallCaps w:val="0"/>
          <w:color w:val="000000"/>
          <w:sz w:val="36"/>
          <w:szCs w:val="36"/>
          <w:highlight w:val="yellow"/>
          <w:u w:val="none"/>
          <w:vertAlign w:val="baseline"/>
        </w:rPr>
        <mc:AlternateContent>
          <mc:Choice Requires="wpg">
            <w:drawing>
              <wp:anchor allowOverlap="1" behindDoc="0" distB="0" distT="0" distL="118872" distR="118872" hidden="0" layoutInCell="1" locked="0" relativeHeight="0" simplePos="0">
                <wp:simplePos x="0" y="0"/>
                <wp:positionH relativeFrom="margin">
                  <wp:posOffset>-319404</wp:posOffset>
                </wp:positionH>
                <wp:positionV relativeFrom="margin">
                  <wp:posOffset>-333374</wp:posOffset>
                </wp:positionV>
                <wp:extent cx="7071995" cy="943610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1816353" y="0"/>
                          <a:ext cx="7059295" cy="756000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8872" distR="118872" hidden="0" layoutInCell="1" locked="0" relativeHeight="0" simplePos="0">
                <wp:simplePos x="0" y="0"/>
                <wp:positionH relativeFrom="margin">
                  <wp:posOffset>-319404</wp:posOffset>
                </wp:positionH>
                <wp:positionV relativeFrom="margin">
                  <wp:posOffset>-333374</wp:posOffset>
                </wp:positionV>
                <wp:extent cx="7071995" cy="9436100"/>
                <wp:effectExtent b="0" l="0" r="0" t="0"/>
                <wp:wrapNone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71995" cy="9436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omic Relief" w:cs="Comic Relief" w:eastAsia="Comic Relief" w:hAnsi="Comic Relief"/>
          <w:sz w:val="36"/>
          <w:szCs w:val="36"/>
          <w:rtl w:val="0"/>
        </w:rPr>
        <w:t xml:space="preserve">fied: (2x-3y)+(y-4z)-(z-3</w:t>
      </w:r>
      <w:sdt>
        <w:sdtPr>
          <w:id w:val="1379417620"/>
          <w:tag w:val="goog_rdk_0"/>
        </w:sdtPr>
        <w:sdtContent>
          <w:del w:author="Francia Panuelos" w:id="0" w:date="2026-04-27T15:18:57Z">
            <w:r w:rsidDel="00000000" w:rsidR="00000000" w:rsidRPr="00000000">
              <w:rPr>
                <w:rFonts w:ascii="Comic Relief" w:cs="Comic Relief" w:eastAsia="Comic Relief" w:hAnsi="Comic Relief"/>
                <w:sz w:val="36"/>
                <w:szCs w:val="36"/>
                <w:rtl w:val="0"/>
              </w:rPr>
              <w:delText xml:space="preserve">x</w:delText>
            </w:r>
          </w:del>
        </w:sdtContent>
      </w:sdt>
      <w:r w:rsidDel="00000000" w:rsidR="00000000" w:rsidRPr="00000000">
        <w:rPr>
          <w:rFonts w:ascii="Comic Relief" w:cs="Comic Relief" w:eastAsia="Comic Relief" w:hAnsi="Comic Relief"/>
          <w:sz w:val="36"/>
          <w:szCs w:val="36"/>
          <w:rtl w:val="0"/>
        </w:rPr>
        <w:t xml:space="preserve">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12.5%</w:t>
      </w:r>
      <w:r w:rsidDel="00000000" w:rsidR="00000000" w:rsidRPr="00000000">
        <w:rPr>
          <w:rFonts w:ascii="Comic Relief" w:cs="Comic Relief" w:eastAsia="Comic Relief" w:hAnsi="Comic Relief"/>
          <w:sz w:val="36"/>
          <w:szCs w:val="36"/>
          <w:rtl w:val="0"/>
        </w:rPr>
        <w:t xml:space="preserve"> – percent decrease: (20000−17500) ÷ 20000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Abraham Maslow</w:t>
      </w:r>
      <w:r w:rsidDel="00000000" w:rsidR="00000000" w:rsidRPr="00000000">
        <w:rPr>
          <w:rFonts w:ascii="Comic Relief" w:cs="Comic Relief" w:eastAsia="Comic Relief" w:hAnsi="Comic Relief"/>
          <w:sz w:val="36"/>
          <w:szCs w:val="36"/>
          <w:rtl w:val="0"/>
        </w:rPr>
        <w:t xml:space="preserve"> – hierarchy of human needs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Self-actualization</w:t>
      </w:r>
      <w:r w:rsidDel="00000000" w:rsidR="00000000" w:rsidRPr="00000000">
        <w:rPr>
          <w:rFonts w:ascii="Comic Relief" w:cs="Comic Relief" w:eastAsia="Comic Relief" w:hAnsi="Comic Relief"/>
          <w:sz w:val="36"/>
          <w:szCs w:val="36"/>
          <w:rtl w:val="0"/>
        </w:rPr>
        <w:t xml:space="preserve"> – highest level (full potential)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Max Scheler</w:t>
      </w:r>
      <w:r w:rsidDel="00000000" w:rsidR="00000000" w:rsidRPr="00000000">
        <w:rPr>
          <w:rFonts w:ascii="Comic Relief" w:cs="Comic Relief" w:eastAsia="Comic Relief" w:hAnsi="Comic Relief"/>
          <w:sz w:val="36"/>
          <w:szCs w:val="36"/>
          <w:rtl w:val="0"/>
        </w:rPr>
        <w:t xml:space="preserve"> – values hierarchy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Howard Gardner</w:t>
      </w:r>
      <w:r w:rsidDel="00000000" w:rsidR="00000000" w:rsidRPr="00000000">
        <w:rPr>
          <w:rFonts w:ascii="Comic Relief" w:cs="Comic Relief" w:eastAsia="Comic Relief" w:hAnsi="Comic Relief"/>
          <w:sz w:val="36"/>
          <w:szCs w:val="36"/>
          <w:rtl w:val="0"/>
        </w:rPr>
        <w:t xml:space="preserve"> – multiple intelligences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Ivan Pavlov</w:t>
      </w:r>
      <w:r w:rsidDel="00000000" w:rsidR="00000000" w:rsidRPr="00000000">
        <w:rPr>
          <w:rFonts w:ascii="Comic Relief" w:cs="Comic Relief" w:eastAsia="Comic Relief" w:hAnsi="Comic Relief"/>
          <w:sz w:val="36"/>
          <w:szCs w:val="36"/>
          <w:rtl w:val="0"/>
        </w:rPr>
        <w:t xml:space="preserve"> – classical conditioning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Patience (Untiring)</w:t>
      </w:r>
      <w:r w:rsidDel="00000000" w:rsidR="00000000" w:rsidRPr="00000000">
        <w:rPr>
          <w:rFonts w:ascii="Comic Relief" w:cs="Comic Relief" w:eastAsia="Comic Relief" w:hAnsi="Comic Relief"/>
          <w:sz w:val="36"/>
          <w:szCs w:val="36"/>
          <w:rtl w:val="0"/>
        </w:rPr>
        <w:t xml:space="preserve"> – teacher trait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Human dignity </w:t>
      </w:r>
      <w:r w:rsidDel="00000000" w:rsidR="00000000" w:rsidRPr="00000000">
        <w:rPr>
          <w:rFonts w:ascii="Comic Relief" w:cs="Comic Relief" w:eastAsia="Comic Relief" w:hAnsi="Comic Relief"/>
          <w:sz w:val="36"/>
          <w:szCs w:val="36"/>
          <w:rtl w:val="0"/>
        </w:rPr>
        <w:t xml:space="preserve">- concept linked to integrity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Variety</w:t>
      </w:r>
      <w:r w:rsidDel="00000000" w:rsidR="00000000" w:rsidRPr="00000000">
        <w:rPr>
          <w:rFonts w:ascii="Comic Relief" w:cs="Comic Relief" w:eastAsia="Comic Relief" w:hAnsi="Comic Relief"/>
          <w:sz w:val="36"/>
          <w:szCs w:val="36"/>
          <w:rtl w:val="0"/>
        </w:rPr>
        <w:t xml:space="preserve"> - Diversity (multiple intelligence)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RA 7836</w:t>
      </w:r>
      <w:r w:rsidDel="00000000" w:rsidR="00000000" w:rsidRPr="00000000">
        <w:rPr>
          <w:rFonts w:ascii="Comic Relief" w:cs="Comic Relief" w:eastAsia="Comic Relief" w:hAnsi="Comic Relief"/>
          <w:sz w:val="36"/>
          <w:szCs w:val="36"/>
          <w:rtl w:val="0"/>
        </w:rPr>
        <w:t xml:space="preserve"> – Teachers Professionalization Act; law for LET and teacher licensure.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PPST (Philippine Professional Standards for Teachers)</w:t>
      </w:r>
      <w:r w:rsidDel="00000000" w:rsidR="00000000" w:rsidRPr="00000000">
        <w:rPr>
          <w:rFonts w:ascii="Comic Relief" w:cs="Comic Relief" w:eastAsia="Comic Relief" w:hAnsi="Comic Relief"/>
          <w:sz w:val="36"/>
          <w:szCs w:val="36"/>
          <w:rtl w:val="0"/>
        </w:rPr>
        <w:t xml:space="preserve"> – competency-based teacher st</w:t>
      </w:r>
      <w:r w:rsidDel="00000000" w:rsidR="00000000" w:rsidRPr="00000000">
        <w:rPr>
          <w:rFonts w:ascii="Comic Relief" w:cs="Comic Relief" w:eastAsia="Comic Relief" w:hAnsi="Comic Relief"/>
          <w:b w:val="1"/>
          <w:bCs w:val="1"/>
          <w:i w:val="0"/>
          <w:iCs w:val="0"/>
          <w:smallCaps w:val="0"/>
          <w:color w:val="000000"/>
          <w:sz w:val="36"/>
          <w:szCs w:val="36"/>
          <w:highlight w:val="yellow"/>
          <w:u w:val="none"/>
          <w:vertAlign w:val="baseline"/>
        </w:rPr>
        <mc:AlternateContent>
          <mc:Choice Requires="wpg">
            <w:drawing>
              <wp:anchor allowOverlap="1" behindDoc="0" distB="0" distT="0" distL="118872" distR="118872" hidden="0" layoutInCell="1" locked="0" relativeHeight="0" simplePos="0">
                <wp:simplePos x="0" y="0"/>
                <wp:positionH relativeFrom="margin">
                  <wp:posOffset>-319404</wp:posOffset>
                </wp:positionH>
                <wp:positionV relativeFrom="margin">
                  <wp:posOffset>-333374</wp:posOffset>
                </wp:positionV>
                <wp:extent cx="7071995" cy="943610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1816353" y="0"/>
                          <a:ext cx="7059295" cy="756000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8872" distR="118872" hidden="0" layoutInCell="1" locked="0" relativeHeight="0" simplePos="0">
                <wp:simplePos x="0" y="0"/>
                <wp:positionH relativeFrom="margin">
                  <wp:posOffset>-319404</wp:posOffset>
                </wp:positionH>
                <wp:positionV relativeFrom="margin">
                  <wp:posOffset>-333374</wp:posOffset>
                </wp:positionV>
                <wp:extent cx="7071995" cy="9436100"/>
                <wp:effectExtent b="0" l="0" r="0" t="0"/>
                <wp:wrapNone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71995" cy="9436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omic Relief" w:cs="Comic Relief" w:eastAsia="Comic Relief" w:hAnsi="Comic Relief"/>
          <w:sz w:val="36"/>
          <w:szCs w:val="36"/>
          <w:rtl w:val="0"/>
        </w:rPr>
        <w:t xml:space="preserve">andards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0.70 – Easy</w:t>
      </w:r>
      <w:r w:rsidDel="00000000" w:rsidR="00000000" w:rsidRPr="00000000">
        <w:rPr>
          <w:rFonts w:ascii="Comic Relief" w:cs="Comic Relief" w:eastAsia="Comic Relief" w:hAnsi="Comic Relief"/>
          <w:sz w:val="36"/>
          <w:szCs w:val="36"/>
          <w:rtl w:val="0"/>
        </w:rPr>
        <w:t xml:space="preserve"> – difficulty index</w:t>
        <w:br w:type="textWrapping"/>
        <w:t xml:space="preserve"> </w:t>
      </w: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0.81–1.00 – Very Easy</w:t>
      </w:r>
      <w:r w:rsidDel="00000000" w:rsidR="00000000" w:rsidRPr="00000000">
        <w:rPr>
          <w:rFonts w:ascii="Comic Relief" w:cs="Comic Relief" w:eastAsia="Comic Relief" w:hAnsi="Comic Relief"/>
          <w:sz w:val="36"/>
          <w:szCs w:val="36"/>
          <w:rtl w:val="0"/>
        </w:rPr>
        <w:t xml:space="preserve"> – very high success rate</w:t>
        <w:br w:type="textWrapping"/>
        <w:t xml:space="preserve"> </w:t>
      </w: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0.61–0.80 – Easy</w:t>
      </w:r>
      <w:r w:rsidDel="00000000" w:rsidR="00000000" w:rsidRPr="00000000">
        <w:rPr>
          <w:rFonts w:ascii="Comic Relief" w:cs="Comic Relief" w:eastAsia="Comic Relief" w:hAnsi="Comic Relief"/>
          <w:sz w:val="36"/>
          <w:szCs w:val="36"/>
          <w:rtl w:val="0"/>
        </w:rPr>
        <w:t xml:space="preserve"> – majority correct</w:t>
        <w:br w:type="textWrapping"/>
        <w:t xml:space="preserve"> </w:t>
      </w: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0.41–0.60 – Moderate</w:t>
      </w:r>
      <w:r w:rsidDel="00000000" w:rsidR="00000000" w:rsidRPr="00000000">
        <w:rPr>
          <w:rFonts w:ascii="Comic Relief" w:cs="Comic Relief" w:eastAsia="Comic Relief" w:hAnsi="Comic Relief"/>
          <w:sz w:val="36"/>
          <w:szCs w:val="36"/>
          <w:rtl w:val="0"/>
        </w:rPr>
        <w:t xml:space="preserve"> – average difficulty</w:t>
        <w:br w:type="textWrapping"/>
        <w:t xml:space="preserve"> </w:t>
      </w: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0.21–0.40 – Difficult</w:t>
      </w:r>
      <w:r w:rsidDel="00000000" w:rsidR="00000000" w:rsidRPr="00000000">
        <w:rPr>
          <w:rFonts w:ascii="Comic Relief" w:cs="Comic Relief" w:eastAsia="Comic Relief" w:hAnsi="Comic Relief"/>
          <w:sz w:val="36"/>
          <w:szCs w:val="36"/>
          <w:rtl w:val="0"/>
        </w:rPr>
        <w:t xml:space="preserve"> – low correct</w:t>
        <w:br w:type="textWrapping"/>
        <w:t xml:space="preserve"> </w:t>
      </w: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0.00–0.20 – Very Difficult</w:t>
      </w:r>
      <w:r w:rsidDel="00000000" w:rsidR="00000000" w:rsidRPr="00000000">
        <w:rPr>
          <w:rFonts w:ascii="Comic Relief" w:cs="Comic Relief" w:eastAsia="Comic Relief" w:hAnsi="Comic Relief"/>
          <w:sz w:val="36"/>
          <w:szCs w:val="36"/>
          <w:rtl w:val="0"/>
        </w:rPr>
        <w:t xml:space="preserve"> – very low correct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Autotrophs</w:t>
      </w:r>
      <w:r w:rsidDel="00000000" w:rsidR="00000000" w:rsidRPr="00000000">
        <w:rPr>
          <w:rFonts w:ascii="Comic Relief" w:cs="Comic Relief" w:eastAsia="Comic Relief" w:hAnsi="Comic Relief"/>
          <w:sz w:val="36"/>
          <w:szCs w:val="36"/>
          <w:rtl w:val="0"/>
        </w:rPr>
        <w:t xml:space="preserve"> – produce own food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Heterotrophs</w:t>
      </w:r>
      <w:r w:rsidDel="00000000" w:rsidR="00000000" w:rsidRPr="00000000">
        <w:rPr>
          <w:rFonts w:ascii="Comic Relief" w:cs="Comic Relief" w:eastAsia="Comic Relief" w:hAnsi="Comic Relief"/>
          <w:sz w:val="36"/>
          <w:szCs w:val="36"/>
          <w:rtl w:val="0"/>
        </w:rPr>
        <w:t xml:space="preserve"> – depend on others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Decomposers</w:t>
      </w:r>
      <w:r w:rsidDel="00000000" w:rsidR="00000000" w:rsidRPr="00000000">
        <w:rPr>
          <w:rFonts w:ascii="Comic Relief" w:cs="Comic Relief" w:eastAsia="Comic Relief" w:hAnsi="Comic Relief"/>
          <w:sz w:val="36"/>
          <w:szCs w:val="36"/>
          <w:rtl w:val="0"/>
        </w:rPr>
        <w:t xml:space="preserve"> – break down dead matter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Grass → Goat → Human → Bacteria</w:t>
      </w:r>
      <w:r w:rsidDel="00000000" w:rsidR="00000000" w:rsidRPr="00000000">
        <w:rPr>
          <w:rFonts w:ascii="Comic Relief" w:cs="Comic Relief" w:eastAsia="Comic Relief" w:hAnsi="Comic Relief"/>
          <w:sz w:val="36"/>
          <w:szCs w:val="36"/>
          <w:rtl w:val="0"/>
        </w:rPr>
        <w:t xml:space="preserve"> – food chain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Earthquake</w:t>
      </w:r>
      <w:r w:rsidDel="00000000" w:rsidR="00000000" w:rsidRPr="00000000">
        <w:rPr>
          <w:rFonts w:ascii="Comic Relief" w:cs="Comic Relief" w:eastAsia="Comic Relief" w:hAnsi="Comic Relief"/>
          <w:sz w:val="36"/>
          <w:szCs w:val="36"/>
          <w:rtl w:val="0"/>
        </w:rPr>
        <w:t xml:space="preserve"> – Ring of Fire / West Valley Fault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Air Conditioner (AC)</w:t>
      </w:r>
      <w:r w:rsidDel="00000000" w:rsidR="00000000" w:rsidRPr="00000000">
        <w:rPr>
          <w:rFonts w:ascii="Comic Relief" w:cs="Comic Relief" w:eastAsia="Comic Relief" w:hAnsi="Comic Relief"/>
          <w:sz w:val="36"/>
          <w:szCs w:val="36"/>
          <w:rtl w:val="0"/>
        </w:rPr>
        <w:t xml:space="preserve"> – greatest consumer of electricity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Central Processing Unit (CPU)</w:t>
      </w:r>
      <w:r w:rsidDel="00000000" w:rsidR="00000000" w:rsidRPr="00000000">
        <w:rPr>
          <w:rFonts w:ascii="Comic Relief" w:cs="Comic Relief" w:eastAsia="Comic Relief" w:hAnsi="Comic Relief"/>
          <w:sz w:val="36"/>
          <w:szCs w:val="36"/>
          <w:rtl w:val="0"/>
        </w:rPr>
        <w:t xml:space="preserve"> – brain of the computer; processes data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Eminent</w:t>
      </w:r>
      <w:r w:rsidDel="00000000" w:rsidR="00000000" w:rsidRPr="00000000">
        <w:rPr>
          <w:rFonts w:ascii="Comic Relief" w:cs="Comic Relief" w:eastAsia="Comic Relief" w:hAnsi="Comic Relief"/>
          <w:sz w:val="36"/>
          <w:szCs w:val="36"/>
          <w:rtl w:val="0"/>
        </w:rPr>
        <w:t xml:space="preserve"> – famous, distinguished (high reputation)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National Commission for Culture and the Arts</w:t>
      </w:r>
      <w:r w:rsidDel="00000000" w:rsidR="00000000" w:rsidRPr="00000000">
        <w:rPr>
          <w:rFonts w:ascii="Comic Relief" w:cs="Comic Relief" w:eastAsia="Comic Relief" w:hAnsi="Comic Relief"/>
          <w:sz w:val="36"/>
          <w:szCs w:val="36"/>
          <w:rtl w:val="0"/>
        </w:rPr>
        <w:t xml:space="preserve"> – cultural agency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Outstanding Universal Value</w:t>
      </w:r>
      <w:r w:rsidDel="00000000" w:rsidR="00000000" w:rsidRPr="00000000">
        <w:rPr>
          <w:rFonts w:ascii="Comic Relief" w:cs="Comic Relief" w:eastAsia="Comic Relief" w:hAnsi="Comic Relief"/>
          <w:sz w:val="36"/>
          <w:szCs w:val="36"/>
          <w:rtl w:val="0"/>
        </w:rPr>
        <w:t xml:space="preserve"> – UNESCO criterion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Cultural Heritage</w:t>
      </w:r>
      <w:r w:rsidDel="00000000" w:rsidR="00000000" w:rsidRPr="00000000">
        <w:rPr>
          <w:rFonts w:ascii="Comic Relief" w:cs="Comic Relief" w:eastAsia="Comic Relief" w:hAnsi="Comic Relief"/>
          <w:sz w:val="36"/>
          <w:szCs w:val="36"/>
          <w:rtl w:val="0"/>
        </w:rPr>
        <w:t xml:space="preserve"> – preserved historical structures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Yellowstone National Park</w:t>
      </w:r>
      <w:r w:rsidDel="00000000" w:rsidR="00000000" w:rsidRPr="00000000">
        <w:rPr>
          <w:rFonts w:ascii="Comic Relief" w:cs="Comic Relief" w:eastAsia="Comic Relief" w:hAnsi="Comic Relief"/>
          <w:sz w:val="36"/>
          <w:szCs w:val="36"/>
          <w:rtl w:val="0"/>
        </w:rPr>
        <w:t xml:space="preserve"> – UNESCO site; NOT in Philippines (common EXCEPTION)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Bicameral</w:t>
      </w:r>
      <w:r w:rsidDel="00000000" w:rsidR="00000000" w:rsidRPr="00000000">
        <w:rPr>
          <w:rFonts w:ascii="Comic Relief" w:cs="Comic Relief" w:eastAsia="Comic Relief" w:hAnsi="Comic Relief"/>
          <w:sz w:val="36"/>
          <w:szCs w:val="36"/>
          <w:rtl w:val="0"/>
        </w:rPr>
        <w:t xml:space="preserve"> – two legislative houses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Political Idealist</w:t>
      </w:r>
      <w:r w:rsidDel="00000000" w:rsidR="00000000" w:rsidRPr="00000000">
        <w:rPr>
          <w:rFonts w:ascii="Comic Relief" w:cs="Comic Relief" w:eastAsia="Comic Relief" w:hAnsi="Comic Relief"/>
          <w:sz w:val="36"/>
          <w:szCs w:val="36"/>
          <w:rtl w:val="0"/>
        </w:rPr>
        <w:t xml:space="preserve"> – Benigno Aquino Jr.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Political Realist</w:t>
      </w:r>
      <w:r w:rsidDel="00000000" w:rsidR="00000000" w:rsidRPr="00000000">
        <w:rPr>
          <w:rFonts w:ascii="Comic Relief" w:cs="Comic Relief" w:eastAsia="Comic Relief" w:hAnsi="Comic Relief"/>
          <w:sz w:val="36"/>
          <w:szCs w:val="36"/>
          <w:rtl w:val="0"/>
        </w:rPr>
        <w:t xml:space="preserve"> – Julius Caesar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Andres Bonifacio</w:t>
      </w:r>
      <w:r w:rsidDel="00000000" w:rsidR="00000000" w:rsidRPr="00000000">
        <w:rPr>
          <w:rFonts w:ascii="Comic Relief" w:cs="Comic Relief" w:eastAsia="Comic Relief" w:hAnsi="Comic Relief"/>
          <w:sz w:val="36"/>
          <w:szCs w:val="36"/>
          <w:rtl w:val="0"/>
        </w:rPr>
        <w:t xml:space="preserve"> – </w:t>
      </w:r>
      <w:r w:rsidDel="00000000" w:rsidR="00000000" w:rsidRPr="00000000">
        <w:rPr>
          <w:rFonts w:ascii="Comic Relief" w:cs="Comic Relief" w:eastAsia="Comic Relief" w:hAnsi="Comic Relief"/>
          <w:b w:val="1"/>
          <w:bCs w:val="1"/>
          <w:i w:val="0"/>
          <w:iCs w:val="0"/>
          <w:smallCaps w:val="0"/>
          <w:color w:val="000000"/>
          <w:sz w:val="36"/>
          <w:szCs w:val="36"/>
          <w:highlight w:val="yellow"/>
          <w:u w:val="none"/>
          <w:vertAlign w:val="baseline"/>
        </w:rPr>
        <mc:AlternateContent>
          <mc:Choice Requires="wpg">
            <w:drawing>
              <wp:anchor allowOverlap="1" behindDoc="0" distB="0" distT="0" distL="118872" distR="118872" hidden="0" layoutInCell="1" locked="0" relativeHeight="0" simplePos="0">
                <wp:simplePos x="0" y="0"/>
                <wp:positionH relativeFrom="margin">
                  <wp:posOffset>-319404</wp:posOffset>
                </wp:positionH>
                <wp:positionV relativeFrom="margin">
                  <wp:posOffset>-333374</wp:posOffset>
                </wp:positionV>
                <wp:extent cx="7071995" cy="94361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816353" y="0"/>
                          <a:ext cx="7059295" cy="756000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8872" distR="118872" hidden="0" layoutInCell="1" locked="0" relativeHeight="0" simplePos="0">
                <wp:simplePos x="0" y="0"/>
                <wp:positionH relativeFrom="margin">
                  <wp:posOffset>-319404</wp:posOffset>
                </wp:positionH>
                <wp:positionV relativeFrom="margin">
                  <wp:posOffset>-333374</wp:posOffset>
                </wp:positionV>
                <wp:extent cx="7071995" cy="94361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71995" cy="9436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omic Relief" w:cs="Comic Relief" w:eastAsia="Comic Relief" w:hAnsi="Comic Relief"/>
          <w:sz w:val="36"/>
          <w:szCs w:val="36"/>
          <w:rtl w:val="0"/>
        </w:rPr>
        <w:t xml:space="preserve">not ilustrado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Summa Cum Laude (1–5%)</w:t>
      </w:r>
      <w:r w:rsidDel="00000000" w:rsidR="00000000" w:rsidRPr="00000000">
        <w:rPr>
          <w:rFonts w:ascii="Comic Relief" w:cs="Comic Relief" w:eastAsia="Comic Relief" w:hAnsi="Comic Relief"/>
          <w:sz w:val="36"/>
          <w:szCs w:val="36"/>
          <w:rtl w:val="0"/>
        </w:rPr>
        <w:t xml:space="preserve"> – highest honor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Magna Cum Laude (6–15%)</w:t>
      </w:r>
      <w:r w:rsidDel="00000000" w:rsidR="00000000" w:rsidRPr="00000000">
        <w:rPr>
          <w:rFonts w:ascii="Comic Relief" w:cs="Comic Relief" w:eastAsia="Comic Relief" w:hAnsi="Comic Relief"/>
          <w:sz w:val="36"/>
          <w:szCs w:val="36"/>
          <w:rtl w:val="0"/>
        </w:rPr>
        <w:t xml:space="preserve"> – second honor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Cum Laude (16–25%)</w:t>
      </w:r>
      <w:r w:rsidDel="00000000" w:rsidR="00000000" w:rsidRPr="00000000">
        <w:rPr>
          <w:rFonts w:ascii="Comic Relief" w:cs="Comic Relief" w:eastAsia="Comic Relief" w:hAnsi="Comic Relief"/>
          <w:sz w:val="36"/>
          <w:szCs w:val="36"/>
          <w:rtl w:val="0"/>
        </w:rPr>
        <w:t xml:space="preserve"> – third honor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Palabra de Honor</w:t>
      </w:r>
      <w:r w:rsidDel="00000000" w:rsidR="00000000" w:rsidRPr="00000000">
        <w:rPr>
          <w:rFonts w:ascii="Comic Relief" w:cs="Comic Relief" w:eastAsia="Comic Relief" w:hAnsi="Comic Relief"/>
          <w:sz w:val="36"/>
          <w:szCs w:val="36"/>
          <w:rtl w:val="0"/>
        </w:rPr>
        <w:t xml:space="preserve"> – word of honor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Didactic Literature</w:t>
      </w:r>
      <w:r w:rsidDel="00000000" w:rsidR="00000000" w:rsidRPr="00000000">
        <w:rPr>
          <w:rFonts w:ascii="Comic Relief" w:cs="Comic Relief" w:eastAsia="Comic Relief" w:hAnsi="Comic Relief"/>
          <w:sz w:val="36"/>
          <w:szCs w:val="36"/>
          <w:rtl w:val="0"/>
        </w:rPr>
        <w:t xml:space="preserve"> – teaches moral/lesson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Folk (Traditional) </w:t>
      </w:r>
      <w:r w:rsidDel="00000000" w:rsidR="00000000" w:rsidRPr="00000000">
        <w:rPr>
          <w:rFonts w:ascii="Comic Relief" w:cs="Comic Relief" w:eastAsia="Comic Relief" w:hAnsi="Comic Relief"/>
          <w:b w:val="0"/>
          <w:bCs w:val="0"/>
          <w:sz w:val="36"/>
          <w:szCs w:val="36"/>
          <w:rtl w:val="0"/>
        </w:rPr>
        <w:t xml:space="preserve">- jeepney, t’nalak, higantes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Refer to Guidance/Principal - </w:t>
      </w:r>
      <w:r w:rsidDel="00000000" w:rsidR="00000000" w:rsidRPr="00000000">
        <w:rPr>
          <w:rFonts w:ascii="Comic Relief" w:cs="Comic Relief" w:eastAsia="Comic Relief" w:hAnsi="Comic Relief"/>
          <w:b w:val="0"/>
          <w:bCs w:val="0"/>
          <w:sz w:val="36"/>
          <w:szCs w:val="36"/>
          <w:rtl w:val="0"/>
        </w:rPr>
        <w:t xml:space="preserve">repeated inappropriate classroom behavior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Allegory</w:t>
      </w:r>
      <w:r w:rsidDel="00000000" w:rsidR="00000000" w:rsidRPr="00000000">
        <w:rPr>
          <w:rFonts w:ascii="Comic Relief" w:cs="Comic Relief" w:eastAsia="Comic Relief" w:hAnsi="Comic Relief"/>
          <w:sz w:val="36"/>
          <w:szCs w:val="36"/>
          <w:rtl w:val="0"/>
        </w:rPr>
        <w:t xml:space="preserve"> – symbolic meaning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Elegy</w:t>
      </w:r>
      <w:r w:rsidDel="00000000" w:rsidR="00000000" w:rsidRPr="00000000">
        <w:rPr>
          <w:rFonts w:ascii="Comic Relief" w:cs="Comic Relief" w:eastAsia="Comic Relief" w:hAnsi="Comic Relief"/>
          <w:sz w:val="36"/>
          <w:szCs w:val="36"/>
          <w:rtl w:val="0"/>
        </w:rPr>
        <w:t xml:space="preserve"> – poem of mourning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Alliteration</w:t>
      </w:r>
      <w:r w:rsidDel="00000000" w:rsidR="00000000" w:rsidRPr="00000000">
        <w:rPr>
          <w:rFonts w:ascii="Comic Relief" w:cs="Comic Relief" w:eastAsia="Comic Relief" w:hAnsi="Comic Relief"/>
          <w:sz w:val="36"/>
          <w:szCs w:val="36"/>
          <w:rtl w:val="0"/>
        </w:rPr>
        <w:t xml:space="preserve"> – sam</w:t>
      </w:r>
      <w:r w:rsidDel="00000000" w:rsidR="00000000" w:rsidRPr="00000000">
        <w:rPr>
          <w:rFonts w:ascii="Comic Relief" w:cs="Comic Relief" w:eastAsia="Comic Relief" w:hAnsi="Comic Relief"/>
          <w:b w:val="1"/>
          <w:bCs w:val="1"/>
          <w:i w:val="0"/>
          <w:iCs w:val="0"/>
          <w:smallCaps w:val="0"/>
          <w:color w:val="000000"/>
          <w:sz w:val="36"/>
          <w:szCs w:val="36"/>
          <w:highlight w:val="yellow"/>
          <w:u w:val="none"/>
          <w:vertAlign w:val="baseline"/>
        </w:rPr>
        <mc:AlternateContent>
          <mc:Choice Requires="wpg">
            <w:drawing>
              <wp:anchor allowOverlap="1" behindDoc="0" distB="0" distT="0" distL="118872" distR="118872" hidden="0" layoutInCell="1" locked="0" relativeHeight="0" simplePos="0">
                <wp:simplePos x="0" y="0"/>
                <wp:positionH relativeFrom="margin">
                  <wp:posOffset>-319404</wp:posOffset>
                </wp:positionH>
                <wp:positionV relativeFrom="margin">
                  <wp:posOffset>-333374</wp:posOffset>
                </wp:positionV>
                <wp:extent cx="7071995" cy="94361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1816353" y="0"/>
                          <a:ext cx="7059295" cy="756000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8872" distR="118872" hidden="0" layoutInCell="1" locked="0" relativeHeight="0" simplePos="0">
                <wp:simplePos x="0" y="0"/>
                <wp:positionH relativeFrom="margin">
                  <wp:posOffset>-319404</wp:posOffset>
                </wp:positionH>
                <wp:positionV relativeFrom="margin">
                  <wp:posOffset>-333374</wp:posOffset>
                </wp:positionV>
                <wp:extent cx="7071995" cy="9436100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71995" cy="9436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omic Relief" w:cs="Comic Relief" w:eastAsia="Comic Relief" w:hAnsi="Comic Relief"/>
          <w:sz w:val="36"/>
          <w:szCs w:val="36"/>
          <w:rtl w:val="0"/>
        </w:rPr>
        <w:t xml:space="preserve">e initial sounds (e.g., big brown bear)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Onomatopoeia</w:t>
      </w:r>
      <w:r w:rsidDel="00000000" w:rsidR="00000000" w:rsidRPr="00000000">
        <w:rPr>
          <w:rFonts w:ascii="Comic Relief" w:cs="Comic Relief" w:eastAsia="Comic Relief" w:hAnsi="Comic Relief"/>
          <w:sz w:val="36"/>
          <w:szCs w:val="36"/>
          <w:rtl w:val="0"/>
        </w:rPr>
        <w:t xml:space="preserve"> – sound imitation (e.g., buzz, bang)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“Piece of cake”</w:t>
      </w:r>
      <w:r w:rsidDel="00000000" w:rsidR="00000000" w:rsidRPr="00000000">
        <w:rPr>
          <w:rFonts w:ascii="Comic Relief" w:cs="Comic Relief" w:eastAsia="Comic Relief" w:hAnsi="Comic Relief"/>
          <w:sz w:val="36"/>
          <w:szCs w:val="36"/>
          <w:rtl w:val="0"/>
        </w:rPr>
        <w:t xml:space="preserve"> – idiom (easy task)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William Shakespeare</w:t>
      </w:r>
      <w:r w:rsidDel="00000000" w:rsidR="00000000" w:rsidRPr="00000000">
        <w:rPr>
          <w:rFonts w:ascii="Comic Relief" w:cs="Comic Relief" w:eastAsia="Comic Relief" w:hAnsi="Comic Relief"/>
          <w:sz w:val="36"/>
          <w:szCs w:val="36"/>
          <w:rtl w:val="0"/>
        </w:rPr>
        <w:t xml:space="preserve"> – Elizabethan era author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Ludwig van Beethoven</w:t>
      </w:r>
      <w:r w:rsidDel="00000000" w:rsidR="00000000" w:rsidRPr="00000000">
        <w:rPr>
          <w:rFonts w:ascii="Comic Relief" w:cs="Comic Relief" w:eastAsia="Comic Relief" w:hAnsi="Comic Relief"/>
          <w:sz w:val="36"/>
          <w:szCs w:val="36"/>
          <w:rtl w:val="0"/>
        </w:rPr>
        <w:t xml:space="preserve"> – not known for waltz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The Blue Danube</w:t>
      </w:r>
      <w:r w:rsidDel="00000000" w:rsidR="00000000" w:rsidRPr="00000000">
        <w:rPr>
          <w:rFonts w:ascii="Comic Relief" w:cs="Comic Relief" w:eastAsia="Comic Relief" w:hAnsi="Comic Relief"/>
          <w:sz w:val="36"/>
          <w:szCs w:val="36"/>
          <w:rtl w:val="0"/>
        </w:rPr>
        <w:t xml:space="preserve"> – famous waltz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Lea Salonga</w:t>
      </w:r>
      <w:r w:rsidDel="00000000" w:rsidR="00000000" w:rsidRPr="00000000">
        <w:rPr>
          <w:rFonts w:ascii="Comic Relief" w:cs="Comic Relief" w:eastAsia="Comic Relief" w:hAnsi="Comic Relief"/>
          <w:sz w:val="36"/>
          <w:szCs w:val="36"/>
          <w:rtl w:val="0"/>
        </w:rPr>
        <w:t xml:space="preserve"> – international stage actress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Lisa Macuja-Elizalde</w:t>
      </w:r>
      <w:r w:rsidDel="00000000" w:rsidR="00000000" w:rsidRPr="00000000">
        <w:rPr>
          <w:rFonts w:ascii="Comic Relief" w:cs="Comic Relief" w:eastAsia="Comic Relief" w:hAnsi="Comic Relief"/>
          <w:sz w:val="36"/>
          <w:szCs w:val="36"/>
          <w:rtl w:val="0"/>
        </w:rPr>
        <w:t xml:space="preserve"> – prima ballerina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Levi Celerio</w:t>
      </w:r>
      <w:r w:rsidDel="00000000" w:rsidR="00000000" w:rsidRPr="00000000">
        <w:rPr>
          <w:rFonts w:ascii="Comic Relief" w:cs="Comic Relief" w:eastAsia="Comic Relief" w:hAnsi="Comic Relief"/>
          <w:sz w:val="36"/>
          <w:szCs w:val="36"/>
          <w:rtl w:val="0"/>
        </w:rPr>
        <w:t xml:space="preserve"> – leaf artist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Ryan Cayabyab</w:t>
      </w:r>
      <w:r w:rsidDel="00000000" w:rsidR="00000000" w:rsidRPr="00000000">
        <w:rPr>
          <w:rFonts w:ascii="Comic Relief" w:cs="Comic Relief" w:eastAsia="Comic Relief" w:hAnsi="Comic Relief"/>
          <w:sz w:val="36"/>
          <w:szCs w:val="36"/>
          <w:rtl w:val="0"/>
        </w:rPr>
        <w:t xml:space="preserve"> – National Artist (music reference)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i w:val="1"/>
          <w:iCs w:val="1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Elizabeth Barrett Browning </w:t>
      </w:r>
      <w:r w:rsidDel="00000000" w:rsidR="00000000" w:rsidRPr="00000000">
        <w:rPr>
          <w:rFonts w:ascii="Comic Relief" w:cs="Comic Relief" w:eastAsia="Comic Relief" w:hAnsi="Comic Relief"/>
          <w:b w:val="0"/>
          <w:bCs w:val="0"/>
          <w:sz w:val="36"/>
          <w:szCs w:val="36"/>
          <w:rtl w:val="0"/>
        </w:rPr>
        <w:t xml:space="preserve">- “How do I love thee?”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b w:val="0"/>
          <w:bCs w:val="0"/>
          <w:i w:val="0"/>
          <w:iCs w:val="0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i w:val="0"/>
          <w:iCs w:val="0"/>
          <w:sz w:val="36"/>
          <w:szCs w:val="36"/>
          <w:rtl w:val="0"/>
        </w:rPr>
        <w:t xml:space="preserve">Jose de la Cruz </w:t>
      </w:r>
      <w:r w:rsidDel="00000000" w:rsidR="00000000" w:rsidRPr="00000000">
        <w:rPr>
          <w:rFonts w:ascii="Comic Relief" w:cs="Comic Relief" w:eastAsia="Comic Relief" w:hAnsi="Comic Relief"/>
          <w:b w:val="0"/>
          <w:bCs w:val="0"/>
          <w:i w:val="0"/>
          <w:iCs w:val="0"/>
          <w:sz w:val="36"/>
          <w:szCs w:val="36"/>
          <w:rtl w:val="0"/>
        </w:rPr>
        <w:t xml:space="preserve">- Huseng Sisiw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i w:val="0"/>
          <w:iCs w:val="0"/>
          <w:sz w:val="36"/>
          <w:szCs w:val="36"/>
          <w:rtl w:val="0"/>
        </w:rPr>
        <w:t xml:space="preserve">Jose Corazon de Jesus </w:t>
      </w:r>
      <w:r w:rsidDel="00000000" w:rsidR="00000000" w:rsidRPr="00000000">
        <w:rPr>
          <w:rFonts w:ascii="Comic Relief" w:cs="Comic Relief" w:eastAsia="Comic Relief" w:hAnsi="Comic Relief"/>
          <w:b w:val="0"/>
          <w:bCs w:val="0"/>
          <w:i w:val="0"/>
          <w:iCs w:val="0"/>
          <w:sz w:val="36"/>
          <w:szCs w:val="36"/>
          <w:rtl w:val="0"/>
        </w:rPr>
        <w:t xml:space="preserve">- Huseng Batute/ Hari ng Balagtasan</w:t>
      </w:r>
      <w:r w:rsidDel="00000000" w:rsidR="00000000" w:rsidRPr="00000000">
        <w:rPr>
          <w:rFonts w:ascii="Comic Relief" w:cs="Comic Relief" w:eastAsia="Comic Relief" w:hAnsi="Comic Relief"/>
          <w:b w:val="1"/>
          <w:bCs w:val="1"/>
          <w:i w:val="0"/>
          <w:iCs w:val="0"/>
          <w:smallCaps w:val="0"/>
          <w:color w:val="000000"/>
          <w:sz w:val="36"/>
          <w:szCs w:val="36"/>
          <w:highlight w:val="yellow"/>
          <w:u w:val="none"/>
          <w:vertAlign w:val="baseline"/>
        </w:rPr>
        <mc:AlternateContent>
          <mc:Choice Requires="wpg">
            <w:drawing>
              <wp:anchor allowOverlap="1" behindDoc="0" distB="0" distT="0" distL="118872" distR="118872" hidden="0" layoutInCell="1" locked="0" relativeHeight="0" simplePos="0">
                <wp:simplePos x="0" y="0"/>
                <wp:positionH relativeFrom="margin">
                  <wp:posOffset>-319404</wp:posOffset>
                </wp:positionH>
                <wp:positionV relativeFrom="margin">
                  <wp:posOffset>-333374</wp:posOffset>
                </wp:positionV>
                <wp:extent cx="7071995" cy="94361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816353" y="0"/>
                          <a:ext cx="7059295" cy="756000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8872" distR="118872" hidden="0" layoutInCell="1" locked="0" relativeHeight="0" simplePos="0">
                <wp:simplePos x="0" y="0"/>
                <wp:positionH relativeFrom="margin">
                  <wp:posOffset>-319404</wp:posOffset>
                </wp:positionH>
                <wp:positionV relativeFrom="margin">
                  <wp:posOffset>-333374</wp:posOffset>
                </wp:positionV>
                <wp:extent cx="7071995" cy="94361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71995" cy="9436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i w:val="0"/>
          <w:iCs w:val="0"/>
          <w:sz w:val="36"/>
          <w:szCs w:val="36"/>
          <w:rtl w:val="0"/>
        </w:rPr>
        <w:t xml:space="preserve">Francisco Balagtas </w:t>
      </w:r>
      <w:r w:rsidDel="00000000" w:rsidR="00000000" w:rsidRPr="00000000">
        <w:rPr>
          <w:rFonts w:ascii="Comic Relief" w:cs="Comic Relief" w:eastAsia="Comic Relief" w:hAnsi="Comic Relief"/>
          <w:b w:val="0"/>
          <w:bCs w:val="0"/>
          <w:i w:val="0"/>
          <w:iCs w:val="0"/>
          <w:sz w:val="36"/>
          <w:szCs w:val="36"/>
          <w:rtl w:val="0"/>
        </w:rPr>
        <w:t xml:space="preserve">- Ama ng Balagtasan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Mi Primera Inspiracion</w:t>
      </w:r>
      <w:r w:rsidDel="00000000" w:rsidR="00000000" w:rsidRPr="00000000">
        <w:rPr>
          <w:rFonts w:ascii="Comic Relief" w:cs="Comic Relief" w:eastAsia="Comic Relief" w:hAnsi="Comic Relief"/>
          <w:sz w:val="36"/>
          <w:szCs w:val="36"/>
          <w:rtl w:val="0"/>
        </w:rPr>
        <w:t xml:space="preserve"> – early poem dedicated to his mother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La Solidaridad</w:t>
      </w:r>
      <w:r w:rsidDel="00000000" w:rsidR="00000000" w:rsidRPr="00000000">
        <w:rPr>
          <w:rFonts w:ascii="Comic Relief" w:cs="Comic Relief" w:eastAsia="Comic Relief" w:hAnsi="Comic Relief"/>
          <w:sz w:val="36"/>
          <w:szCs w:val="36"/>
          <w:rtl w:val="0"/>
        </w:rPr>
        <w:t xml:space="preserve"> – reform movement (Rizal, Del Pilar)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“Flower of Heidelberg”</w:t>
      </w:r>
      <w:r w:rsidDel="00000000" w:rsidR="00000000" w:rsidRPr="00000000">
        <w:rPr>
          <w:rFonts w:ascii="Comic Relief" w:cs="Comic Relief" w:eastAsia="Comic Relief" w:hAnsi="Comic Relief"/>
          <w:sz w:val="36"/>
          <w:szCs w:val="36"/>
          <w:rtl w:val="0"/>
        </w:rPr>
        <w:t xml:space="preserve"> – Rizal’s longing in Germany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Lope K. Santos</w:t>
      </w:r>
      <w:r w:rsidDel="00000000" w:rsidR="00000000" w:rsidRPr="00000000">
        <w:rPr>
          <w:rFonts w:ascii="Comic Relief" w:cs="Comic Relief" w:eastAsia="Comic Relief" w:hAnsi="Comic Relief"/>
          <w:sz w:val="36"/>
          <w:szCs w:val="36"/>
          <w:rtl w:val="0"/>
        </w:rPr>
        <w:t xml:space="preserve"> – Ama ng Balarilang Tagalog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Gulo </w:t>
      </w:r>
      <w:r w:rsidDel="00000000" w:rsidR="00000000" w:rsidRPr="00000000">
        <w:rPr>
          <w:rFonts w:ascii="Comic Relief" w:cs="Comic Relief" w:eastAsia="Comic Relief" w:hAnsi="Comic Relief"/>
          <w:b w:val="0"/>
          <w:bCs w:val="0"/>
          <w:sz w:val="36"/>
          <w:szCs w:val="36"/>
          <w:rtl w:val="0"/>
        </w:rPr>
        <w:t xml:space="preserve">- root word of “nagulumihanan”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Balbal</w:t>
      </w:r>
      <w:r w:rsidDel="00000000" w:rsidR="00000000" w:rsidRPr="00000000">
        <w:rPr>
          <w:rFonts w:ascii="Comic Relief" w:cs="Comic Relief" w:eastAsia="Comic Relief" w:hAnsi="Comic Relief"/>
          <w:sz w:val="36"/>
          <w:szCs w:val="36"/>
          <w:rtl w:val="0"/>
        </w:rPr>
        <w:t xml:space="preserve"> – slang  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Lalawiganin</w:t>
      </w:r>
      <w:r w:rsidDel="00000000" w:rsidR="00000000" w:rsidRPr="00000000">
        <w:rPr>
          <w:rFonts w:ascii="Comic Relief" w:cs="Comic Relief" w:eastAsia="Comic Relief" w:hAnsi="Comic Relief"/>
          <w:sz w:val="36"/>
          <w:szCs w:val="36"/>
          <w:rtl w:val="0"/>
        </w:rPr>
        <w:t xml:space="preserve"> – regional 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South China Sea </w:t>
      </w:r>
      <w:r w:rsidDel="00000000" w:rsidR="00000000" w:rsidRPr="00000000">
        <w:rPr>
          <w:rFonts w:ascii="Comic Relief" w:cs="Comic Relief" w:eastAsia="Comic Relief" w:hAnsi="Comic Relief"/>
          <w:b w:val="0"/>
          <w:bCs w:val="0"/>
          <w:sz w:val="36"/>
          <w:szCs w:val="36"/>
          <w:rtl w:val="0"/>
        </w:rPr>
        <w:t xml:space="preserve">- disputed sea territory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Disgraphia</w:t>
      </w:r>
      <w:r w:rsidDel="00000000" w:rsidR="00000000" w:rsidRPr="00000000">
        <w:rPr>
          <w:rFonts w:ascii="Comic Relief" w:cs="Comic Relief" w:eastAsia="Comic Relief" w:hAnsi="Comic Relief"/>
          <w:sz w:val="36"/>
          <w:szCs w:val="36"/>
          <w:rtl w:val="0"/>
        </w:rPr>
        <w:t xml:space="preserve"> – writing difficulty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Dyslexia</w:t>
      </w:r>
      <w:r w:rsidDel="00000000" w:rsidR="00000000" w:rsidRPr="00000000">
        <w:rPr>
          <w:rFonts w:ascii="Comic Relief" w:cs="Comic Relief" w:eastAsia="Comic Relief" w:hAnsi="Comic Relief"/>
          <w:sz w:val="36"/>
          <w:szCs w:val="36"/>
          <w:rtl w:val="0"/>
        </w:rPr>
        <w:t xml:space="preserve"> – reading difficulty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Dyscalculia</w:t>
      </w:r>
      <w:r w:rsidDel="00000000" w:rsidR="00000000" w:rsidRPr="00000000">
        <w:rPr>
          <w:rFonts w:ascii="Comic Relief" w:cs="Comic Relief" w:eastAsia="Comic Relief" w:hAnsi="Comic Relief"/>
          <w:sz w:val="36"/>
          <w:szCs w:val="36"/>
          <w:rtl w:val="0"/>
        </w:rPr>
        <w:t xml:space="preserve"> – math difficulty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Panaklong ( )</w:t>
      </w:r>
      <w:r w:rsidDel="00000000" w:rsidR="00000000" w:rsidRPr="00000000">
        <w:rPr>
          <w:rFonts w:ascii="Comic Relief" w:cs="Comic Relief" w:eastAsia="Comic Relief" w:hAnsi="Comic Relief"/>
          <w:sz w:val="36"/>
          <w:szCs w:val="36"/>
          <w:rtl w:val="0"/>
        </w:rPr>
        <w:t xml:space="preserve"> – parentheses (Si Ana (kapatid ko) ay mabait)</w:t>
      </w:r>
      <w:r w:rsidDel="00000000" w:rsidR="00000000" w:rsidRPr="00000000">
        <w:rPr>
          <w:rFonts w:ascii="Comic Relief" w:cs="Comic Relief" w:eastAsia="Comic Relief" w:hAnsi="Comic Relief"/>
          <w:b w:val="1"/>
          <w:bCs w:val="1"/>
          <w:i w:val="0"/>
          <w:iCs w:val="0"/>
          <w:smallCaps w:val="0"/>
          <w:color w:val="000000"/>
          <w:sz w:val="36"/>
          <w:szCs w:val="36"/>
          <w:highlight w:val="yellow"/>
          <w:u w:val="none"/>
          <w:vertAlign w:val="baseline"/>
        </w:rPr>
        <mc:AlternateContent>
          <mc:Choice Requires="wpg">
            <w:drawing>
              <wp:anchor allowOverlap="1" behindDoc="0" distB="0" distT="0" distL="118872" distR="118872" hidden="0" layoutInCell="1" locked="0" relativeHeight="0" simplePos="0">
                <wp:simplePos x="0" y="0"/>
                <wp:positionH relativeFrom="margin">
                  <wp:posOffset>-319404</wp:posOffset>
                </wp:positionH>
                <wp:positionV relativeFrom="margin">
                  <wp:posOffset>-333374</wp:posOffset>
                </wp:positionV>
                <wp:extent cx="7071995" cy="943610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1816353" y="0"/>
                          <a:ext cx="7059295" cy="756000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8872" distR="118872" hidden="0" layoutInCell="1" locked="0" relativeHeight="0" simplePos="0">
                <wp:simplePos x="0" y="0"/>
                <wp:positionH relativeFrom="margin">
                  <wp:posOffset>-319404</wp:posOffset>
                </wp:positionH>
                <wp:positionV relativeFrom="margin">
                  <wp:posOffset>-333374</wp:posOffset>
                </wp:positionV>
                <wp:extent cx="7071995" cy="9436100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71995" cy="9436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Panipi (“ ”)</w:t>
      </w:r>
      <w:r w:rsidDel="00000000" w:rsidR="00000000" w:rsidRPr="00000000">
        <w:rPr>
          <w:rFonts w:ascii="Comic Relief" w:cs="Comic Relief" w:eastAsia="Comic Relief" w:hAnsi="Comic Relief"/>
          <w:sz w:val="36"/>
          <w:szCs w:val="36"/>
          <w:rtl w:val="0"/>
        </w:rPr>
        <w:t xml:space="preserve"> – quotation marks (“Mag-aral ka”)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Pananong (?)</w:t>
      </w:r>
      <w:r w:rsidDel="00000000" w:rsidR="00000000" w:rsidRPr="00000000">
        <w:rPr>
          <w:rFonts w:ascii="Comic Relief" w:cs="Comic Relief" w:eastAsia="Comic Relief" w:hAnsi="Comic Relief"/>
          <w:sz w:val="36"/>
          <w:szCs w:val="36"/>
          <w:rtl w:val="0"/>
        </w:rPr>
        <w:t xml:space="preserve"> – question mark (Kumain ka na ba?)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Padamdam (!)</w:t>
      </w:r>
      <w:r w:rsidDel="00000000" w:rsidR="00000000" w:rsidRPr="00000000">
        <w:rPr>
          <w:rFonts w:ascii="Comic Relief" w:cs="Comic Relief" w:eastAsia="Comic Relief" w:hAnsi="Comic Relief"/>
          <w:sz w:val="36"/>
          <w:szCs w:val="36"/>
          <w:rtl w:val="0"/>
        </w:rPr>
        <w:t xml:space="preserve"> – exclamation mark (Ang ganda ng tanawin!)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Donya Victorina</w:t>
      </w:r>
      <w:r w:rsidDel="00000000" w:rsidR="00000000" w:rsidRPr="00000000">
        <w:rPr>
          <w:rFonts w:ascii="Comic Relief" w:cs="Comic Relief" w:eastAsia="Comic Relief" w:hAnsi="Comic Relief"/>
          <w:sz w:val="36"/>
          <w:szCs w:val="36"/>
          <w:rtl w:val="0"/>
        </w:rPr>
        <w:t xml:space="preserve"> – pretentious, colonial mentality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Ambivalence</w:t>
      </w:r>
      <w:r w:rsidDel="00000000" w:rsidR="00000000" w:rsidRPr="00000000">
        <w:rPr>
          <w:rFonts w:ascii="Comic Relief" w:cs="Comic Relief" w:eastAsia="Comic Relief" w:hAnsi="Comic Relief"/>
          <w:sz w:val="36"/>
          <w:szCs w:val="36"/>
          <w:rtl w:val="0"/>
        </w:rPr>
        <w:t xml:space="preserve"> – mixed emotions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Omnivore</w:t>
      </w:r>
      <w:r w:rsidDel="00000000" w:rsidR="00000000" w:rsidRPr="00000000">
        <w:rPr>
          <w:rFonts w:ascii="Comic Relief" w:cs="Comic Relief" w:eastAsia="Comic Relief" w:hAnsi="Comic Relief"/>
          <w:sz w:val="36"/>
          <w:szCs w:val="36"/>
          <w:rtl w:val="0"/>
        </w:rPr>
        <w:t xml:space="preserve"> – eats plants and animals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Gilopez Kabayao</w:t>
      </w:r>
      <w:r w:rsidDel="00000000" w:rsidR="00000000" w:rsidRPr="00000000">
        <w:rPr>
          <w:rFonts w:ascii="Comic Relief" w:cs="Comic Relief" w:eastAsia="Comic Relief" w:hAnsi="Comic Relief"/>
          <w:sz w:val="36"/>
          <w:szCs w:val="36"/>
          <w:rtl w:val="0"/>
        </w:rPr>
        <w:t xml:space="preserve"> – violinist who brought classical music to the masses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Plato</w:t>
      </w:r>
      <w:r w:rsidDel="00000000" w:rsidR="00000000" w:rsidRPr="00000000">
        <w:rPr>
          <w:rFonts w:ascii="Comic Relief" w:cs="Comic Relief" w:eastAsia="Comic Relief" w:hAnsi="Comic Relief"/>
          <w:sz w:val="36"/>
          <w:szCs w:val="36"/>
          <w:rtl w:val="0"/>
        </w:rPr>
        <w:t xml:space="preserve"> – art as imitation (mimesis)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Thermodynamics</w:t>
      </w:r>
      <w:r w:rsidDel="00000000" w:rsidR="00000000" w:rsidRPr="00000000">
        <w:rPr>
          <w:rFonts w:ascii="Comic Relief" w:cs="Comic Relief" w:eastAsia="Comic Relief" w:hAnsi="Comic Relief"/>
          <w:sz w:val="36"/>
          <w:szCs w:val="36"/>
          <w:rtl w:val="0"/>
        </w:rPr>
        <w:t xml:space="preserve"> – study of heat, energy, and work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Spoliarium</w:t>
      </w:r>
      <w:r w:rsidDel="00000000" w:rsidR="00000000" w:rsidRPr="00000000">
        <w:rPr>
          <w:rFonts w:ascii="Comic Relief" w:cs="Comic Relief" w:eastAsia="Comic Relief" w:hAnsi="Comic Relief"/>
          <w:sz w:val="36"/>
          <w:szCs w:val="36"/>
          <w:rtl w:val="0"/>
        </w:rPr>
        <w:t xml:space="preserve"> – symbolizes oppression and suffering of Filipinos under Spain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Blood Compact</w:t>
      </w:r>
      <w:r w:rsidDel="00000000" w:rsidR="00000000" w:rsidRPr="00000000">
        <w:rPr>
          <w:rFonts w:ascii="Comic Relief" w:cs="Comic Relief" w:eastAsia="Comic Relief" w:hAnsi="Comic Relief"/>
          <w:sz w:val="36"/>
          <w:szCs w:val="36"/>
          <w:rtl w:val="0"/>
        </w:rPr>
        <w:t xml:space="preserve"> – Sandugo; agreement between Filipinos and Spaniards</w:t>
      </w:r>
      <w:r w:rsidDel="00000000" w:rsidR="00000000" w:rsidRPr="00000000">
        <w:rPr>
          <w:rFonts w:ascii="Comic Relief" w:cs="Comic Relief" w:eastAsia="Comic Relief" w:hAnsi="Comic Relief"/>
          <w:b w:val="1"/>
          <w:bCs w:val="1"/>
          <w:i w:val="0"/>
          <w:iCs w:val="0"/>
          <w:smallCaps w:val="0"/>
          <w:color w:val="000000"/>
          <w:sz w:val="36"/>
          <w:szCs w:val="36"/>
          <w:highlight w:val="yellow"/>
          <w:u w:val="none"/>
          <w:vertAlign w:val="baseline"/>
        </w:rPr>
        <mc:AlternateContent>
          <mc:Choice Requires="wpg">
            <w:drawing>
              <wp:anchor allowOverlap="1" behindDoc="0" distB="0" distT="0" distL="118872" distR="118872" hidden="0" layoutInCell="1" locked="0" relativeHeight="0" simplePos="0">
                <wp:simplePos x="0" y="0"/>
                <wp:positionH relativeFrom="margin">
                  <wp:posOffset>-319404</wp:posOffset>
                </wp:positionH>
                <wp:positionV relativeFrom="margin">
                  <wp:posOffset>-333374</wp:posOffset>
                </wp:positionV>
                <wp:extent cx="7071995" cy="94361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816353" y="0"/>
                          <a:ext cx="7059295" cy="756000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8872" distR="118872" hidden="0" layoutInCell="1" locked="0" relativeHeight="0" simplePos="0">
                <wp:simplePos x="0" y="0"/>
                <wp:positionH relativeFrom="margin">
                  <wp:posOffset>-319404</wp:posOffset>
                </wp:positionH>
                <wp:positionV relativeFrom="margin">
                  <wp:posOffset>-333374</wp:posOffset>
                </wp:positionV>
                <wp:extent cx="7071995" cy="943610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71995" cy="9436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b w:val="0"/>
          <w:bCs w:val="0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Darangen </w:t>
      </w:r>
      <w:r w:rsidDel="00000000" w:rsidR="00000000" w:rsidRPr="00000000">
        <w:rPr>
          <w:rFonts w:ascii="Comic Relief" w:cs="Comic Relief" w:eastAsia="Comic Relief" w:hAnsi="Comic Relief"/>
          <w:b w:val="0"/>
          <w:bCs w:val="0"/>
          <w:sz w:val="36"/>
          <w:szCs w:val="36"/>
          <w:rtl w:val="0"/>
        </w:rPr>
        <w:t xml:space="preserve">- longest surviving Philippine epic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b w:val="0"/>
          <w:bCs w:val="0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Food Web</w:t>
      </w:r>
      <w:r w:rsidDel="00000000" w:rsidR="00000000" w:rsidRPr="00000000">
        <w:rPr>
          <w:rFonts w:ascii="Comic Relief" w:cs="Comic Relief" w:eastAsia="Comic Relief" w:hAnsi="Comic Relief"/>
          <w:b w:val="0"/>
          <w:bCs w:val="0"/>
          <w:sz w:val="36"/>
          <w:szCs w:val="36"/>
          <w:rtl w:val="0"/>
        </w:rPr>
        <w:t xml:space="preserve"> – interconnected food chains (intertwined feeding relationship)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b w:val="0"/>
          <w:bCs w:val="0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Andres Bonifacio</w:t>
      </w:r>
      <w:r w:rsidDel="00000000" w:rsidR="00000000" w:rsidRPr="00000000">
        <w:rPr>
          <w:rFonts w:ascii="Comic Relief" w:cs="Comic Relief" w:eastAsia="Comic Relief" w:hAnsi="Comic Relief"/>
          <w:b w:val="0"/>
          <w:bCs w:val="0"/>
          <w:sz w:val="36"/>
          <w:szCs w:val="36"/>
          <w:rtl w:val="0"/>
        </w:rPr>
        <w:t xml:space="preserve"> – Cry of Balintawak (start of revolution)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b w:val="0"/>
          <w:bCs w:val="0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Writ of Habeas Corpus</w:t>
      </w:r>
      <w:r w:rsidDel="00000000" w:rsidR="00000000" w:rsidRPr="00000000">
        <w:rPr>
          <w:rFonts w:ascii="Comic Relief" w:cs="Comic Relief" w:eastAsia="Comic Relief" w:hAnsi="Comic Relief"/>
          <w:b w:val="0"/>
          <w:bCs w:val="0"/>
          <w:sz w:val="36"/>
          <w:szCs w:val="36"/>
          <w:rtl w:val="0"/>
        </w:rPr>
        <w:t xml:space="preserve"> – protection against illegal detention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b w:val="0"/>
          <w:bCs w:val="0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Aesop’s Fables </w:t>
      </w:r>
      <w:r w:rsidDel="00000000" w:rsidR="00000000" w:rsidRPr="00000000">
        <w:rPr>
          <w:rFonts w:ascii="Comic Relief" w:cs="Comic Relief" w:eastAsia="Comic Relief" w:hAnsi="Comic Relief"/>
          <w:b w:val="0"/>
          <w:bCs w:val="0"/>
          <w:sz w:val="36"/>
          <w:szCs w:val="36"/>
          <w:rtl w:val="0"/>
        </w:rPr>
        <w:t xml:space="preserve">– moral stories using animals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b w:val="0"/>
          <w:bCs w:val="0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Bienvenido Santos </w:t>
      </w:r>
      <w:r w:rsidDel="00000000" w:rsidR="00000000" w:rsidRPr="00000000">
        <w:rPr>
          <w:rFonts w:ascii="Comic Relief" w:cs="Comic Relief" w:eastAsia="Comic Relief" w:hAnsi="Comic Relief"/>
          <w:b w:val="0"/>
          <w:bCs w:val="0"/>
          <w:sz w:val="36"/>
          <w:szCs w:val="36"/>
          <w:rtl w:val="0"/>
        </w:rPr>
        <w:t xml:space="preserve">– Filipino writer on migration themes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b w:val="0"/>
          <w:bCs w:val="0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Laguhan</w:t>
      </w:r>
      <w:r w:rsidDel="00000000" w:rsidR="00000000" w:rsidRPr="00000000">
        <w:rPr>
          <w:rFonts w:ascii="Comic Relief" w:cs="Comic Relief" w:eastAsia="Comic Relief" w:hAnsi="Comic Relief"/>
          <w:b w:val="0"/>
          <w:bCs w:val="0"/>
          <w:sz w:val="36"/>
          <w:szCs w:val="36"/>
          <w:rtl w:val="0"/>
        </w:rPr>
        <w:t xml:space="preserve"> – word with affixes at beg</w:t>
      </w:r>
      <w:r w:rsidDel="00000000" w:rsidR="00000000" w:rsidRPr="00000000">
        <w:rPr>
          <w:rFonts w:ascii="Comic Relief" w:cs="Comic Relief" w:eastAsia="Comic Relief" w:hAnsi="Comic Relief"/>
          <w:b w:val="1"/>
          <w:bCs w:val="1"/>
          <w:i w:val="0"/>
          <w:iCs w:val="0"/>
          <w:smallCaps w:val="0"/>
          <w:color w:val="000000"/>
          <w:sz w:val="36"/>
          <w:szCs w:val="36"/>
          <w:highlight w:val="yellow"/>
          <w:u w:val="none"/>
          <w:vertAlign w:val="baseline"/>
        </w:rPr>
        <mc:AlternateContent>
          <mc:Choice Requires="wpg">
            <w:drawing>
              <wp:anchor allowOverlap="1" behindDoc="0" distB="0" distT="0" distL="118872" distR="118872" hidden="0" layoutInCell="1" locked="0" relativeHeight="0" simplePos="0">
                <wp:simplePos x="0" y="0"/>
                <wp:positionH relativeFrom="margin">
                  <wp:posOffset>-319404</wp:posOffset>
                </wp:positionH>
                <wp:positionV relativeFrom="margin">
                  <wp:posOffset>-333374</wp:posOffset>
                </wp:positionV>
                <wp:extent cx="7071995" cy="94361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1816353" y="0"/>
                          <a:ext cx="7059295" cy="756000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8872" distR="118872" hidden="0" layoutInCell="1" locked="0" relativeHeight="0" simplePos="0">
                <wp:simplePos x="0" y="0"/>
                <wp:positionH relativeFrom="margin">
                  <wp:posOffset>-319404</wp:posOffset>
                </wp:positionH>
                <wp:positionV relativeFrom="margin">
                  <wp:posOffset>-333374</wp:posOffset>
                </wp:positionV>
                <wp:extent cx="7071995" cy="943610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71995" cy="9436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omic Relief" w:cs="Comic Relief" w:eastAsia="Comic Relief" w:hAnsi="Comic Relief"/>
          <w:b w:val="0"/>
          <w:bCs w:val="0"/>
          <w:sz w:val="36"/>
          <w:szCs w:val="36"/>
          <w:rtl w:val="0"/>
        </w:rPr>
        <w:t xml:space="preserve">inning, middle, end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b w:val="0"/>
          <w:bCs w:val="0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Photosynthesis</w:t>
      </w:r>
      <w:r w:rsidDel="00000000" w:rsidR="00000000" w:rsidRPr="00000000">
        <w:rPr>
          <w:rFonts w:ascii="Comic Relief" w:cs="Comic Relief" w:eastAsia="Comic Relief" w:hAnsi="Comic Relief"/>
          <w:b w:val="0"/>
          <w:bCs w:val="0"/>
          <w:sz w:val="36"/>
          <w:szCs w:val="36"/>
          <w:rtl w:val="0"/>
        </w:rPr>
        <w:t xml:space="preserve"> – plants make food using sunlight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b w:val="0"/>
          <w:bCs w:val="0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Reduccion</w:t>
      </w:r>
      <w:r w:rsidDel="00000000" w:rsidR="00000000" w:rsidRPr="00000000">
        <w:rPr>
          <w:rFonts w:ascii="Comic Relief" w:cs="Comic Relief" w:eastAsia="Comic Relief" w:hAnsi="Comic Relief"/>
          <w:b w:val="0"/>
          <w:bCs w:val="0"/>
          <w:sz w:val="36"/>
          <w:szCs w:val="36"/>
          <w:rtl w:val="0"/>
        </w:rPr>
        <w:t xml:space="preserve"> – Spanish policy of resettling people into towns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mic Relief" w:cs="Comic Relief" w:eastAsia="Comic Relief" w:hAnsi="Comic Relief"/>
          <w:b w:val="0"/>
          <w:bCs w:val="0"/>
          <w:sz w:val="36"/>
          <w:szCs w:val="36"/>
        </w:rPr>
      </w:pPr>
      <w:r w:rsidDel="00000000" w:rsidR="00000000" w:rsidRPr="00000000">
        <w:rPr>
          <w:rFonts w:ascii="Comic Relief" w:cs="Comic Relief" w:eastAsia="Comic Relief" w:hAnsi="Comic Relief"/>
          <w:b w:val="1"/>
          <w:bCs w:val="1"/>
          <w:sz w:val="36"/>
          <w:szCs w:val="36"/>
          <w:rtl w:val="0"/>
        </w:rPr>
        <w:t xml:space="preserve">Richard Kissling</w:t>
      </w:r>
      <w:r w:rsidDel="00000000" w:rsidR="00000000" w:rsidRPr="00000000">
        <w:rPr>
          <w:rFonts w:ascii="Comic Relief" w:cs="Comic Relief" w:eastAsia="Comic Relief" w:hAnsi="Comic Relief"/>
          <w:b w:val="0"/>
          <w:bCs w:val="0"/>
          <w:sz w:val="36"/>
          <w:szCs w:val="36"/>
          <w:rtl w:val="0"/>
        </w:rPr>
        <w:t xml:space="preserve"> – sculptor of Rizal Monument</w:t>
      </w:r>
    </w:p>
    <w:p w:rsidR="00000000" w:rsidDel="00000000" w:rsidP="00000000" w:rsidRDefault="00000000" w:rsidRPr="00000000" w14:paraId="00000060">
      <w:pPr>
        <w:spacing w:after="240" w:before="240" w:line="360" w:lineRule="auto"/>
        <w:ind w:left="720" w:right="0" w:firstLine="0"/>
        <w:rPr>
          <w:rFonts w:ascii="Comic Relief" w:cs="Comic Relief" w:eastAsia="Comic Relief" w:hAnsi="Comic Relie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rPr>
          <w:rFonts w:ascii="Comic Relief" w:cs="Comic Relief" w:eastAsia="Comic Relief" w:hAnsi="Comic Relief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00" w:top="1000" w:left="1000" w:right="10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omic Relief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omicRelief-regular.ttf"/><Relationship Id="rId4" Type="http://schemas.openxmlformats.org/officeDocument/2006/relationships/font" Target="fonts/ComicRelief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ViJl2LGRy8WdZfnis888p54jOg==">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