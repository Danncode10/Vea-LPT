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B504E" w:rsidRPr="00EB504E" w:rsidRDefault="00EB504E" w:rsidP="00EB504E">
      <w:pPr>
        <w:shd w:val="clear" w:color="auto" w:fill="FFFFFF"/>
        <w:spacing w:after="0" w:line="240" w:lineRule="auto"/>
        <w:rPr>
          <w:rFonts w:ascii="Arial" w:eastAsia="Times New Roman" w:hAnsi="Arial" w:cs="Arial"/>
          <w:sz w:val="23"/>
          <w:szCs w:val="23"/>
        </w:rPr>
      </w:pPr>
      <w:r w:rsidRPr="00EB504E">
        <w:rPr>
          <w:rFonts w:ascii="Arial" w:eastAsia="Times New Roman" w:hAnsi="Arial" w:cs="Arial"/>
          <w:sz w:val="23"/>
          <w:szCs w:val="23"/>
        </w:rPr>
        <w:t>Below is the LET Reviewer for General Education GENED: Mathematics Part 1. We encourage readers/ reviewees to use the comment boxes after the article for discussion.</w:t>
      </w:r>
      <w:r w:rsidRPr="00EB504E">
        <w:rPr>
          <w:rFonts w:ascii="Arial" w:eastAsia="Times New Roman" w:hAnsi="Arial" w:cs="Arial"/>
          <w:sz w:val="23"/>
          <w:szCs w:val="23"/>
        </w:rPr>
        <w:br/>
      </w:r>
      <w:r w:rsidRPr="00EB504E">
        <w:rPr>
          <w:rFonts w:ascii="Arial" w:eastAsia="Times New Roman" w:hAnsi="Arial" w:cs="Arial"/>
          <w:sz w:val="23"/>
          <w:szCs w:val="23"/>
        </w:rPr>
        <w:br/>
        <w:t>1. Two buses leave the same station at 8:00 pm. One bus travels north at the rate of 30 kph and the other travels east at 40 kph. How many kilometers apart are the buses at 10 pm?</w:t>
      </w:r>
      <w:r w:rsidRPr="00EB504E">
        <w:rPr>
          <w:rFonts w:ascii="Arial" w:eastAsia="Times New Roman" w:hAnsi="Arial" w:cs="Arial"/>
          <w:sz w:val="23"/>
          <w:szCs w:val="23"/>
        </w:rPr>
        <w:br/>
        <w:t>a. 140 km</w:t>
      </w:r>
      <w:r w:rsidRPr="00EB504E">
        <w:rPr>
          <w:rFonts w:ascii="Arial" w:eastAsia="Times New Roman" w:hAnsi="Arial" w:cs="Arial"/>
          <w:sz w:val="23"/>
          <w:szCs w:val="23"/>
        </w:rPr>
        <w:br/>
        <w:t>b. 100 km</w:t>
      </w:r>
      <w:r w:rsidRPr="00EB504E">
        <w:rPr>
          <w:rFonts w:ascii="Arial" w:eastAsia="Times New Roman" w:hAnsi="Arial" w:cs="Arial"/>
          <w:sz w:val="23"/>
          <w:szCs w:val="23"/>
        </w:rPr>
        <w:br/>
        <w:t>c. 70 km</w:t>
      </w:r>
      <w:r w:rsidRPr="00EB504E">
        <w:rPr>
          <w:rFonts w:ascii="Arial" w:eastAsia="Times New Roman" w:hAnsi="Arial" w:cs="Arial"/>
          <w:sz w:val="23"/>
          <w:szCs w:val="23"/>
        </w:rPr>
        <w:br/>
        <w:t>d. 50 km</w:t>
      </w:r>
      <w:r w:rsidRPr="00EB504E">
        <w:rPr>
          <w:rFonts w:ascii="Arial" w:eastAsia="Times New Roman" w:hAnsi="Arial" w:cs="Arial"/>
          <w:sz w:val="23"/>
          <w:szCs w:val="23"/>
        </w:rPr>
        <w:br/>
      </w:r>
      <w:r w:rsidRPr="00EB504E">
        <w:rPr>
          <w:rFonts w:ascii="Arial" w:eastAsia="Times New Roman" w:hAnsi="Arial" w:cs="Arial"/>
          <w:sz w:val="23"/>
          <w:szCs w:val="23"/>
        </w:rPr>
        <w:br/>
        <w:t>2. Calculate the mean absolute deviation of the following numbers: 60, 80, 100, 75 and 95</w:t>
      </w:r>
      <w:r w:rsidRPr="00EB504E">
        <w:rPr>
          <w:rFonts w:ascii="Arial" w:eastAsia="Times New Roman" w:hAnsi="Arial" w:cs="Arial"/>
          <w:sz w:val="23"/>
          <w:szCs w:val="23"/>
        </w:rPr>
        <w:br/>
        <w:t>a. 12.4</w:t>
      </w:r>
      <w:r w:rsidRPr="00EB504E">
        <w:rPr>
          <w:rFonts w:ascii="Arial" w:eastAsia="Times New Roman" w:hAnsi="Arial" w:cs="Arial"/>
          <w:sz w:val="23"/>
          <w:szCs w:val="23"/>
        </w:rPr>
        <w:br/>
        <w:t>b. 14.2</w:t>
      </w:r>
      <w:r w:rsidRPr="00EB504E">
        <w:rPr>
          <w:rFonts w:ascii="Arial" w:eastAsia="Times New Roman" w:hAnsi="Arial" w:cs="Arial"/>
          <w:sz w:val="23"/>
          <w:szCs w:val="23"/>
        </w:rPr>
        <w:br/>
        <w:t>c. 16.1</w:t>
      </w:r>
      <w:r w:rsidRPr="00EB504E">
        <w:rPr>
          <w:rFonts w:ascii="Arial" w:eastAsia="Times New Roman" w:hAnsi="Arial" w:cs="Arial"/>
          <w:sz w:val="23"/>
          <w:szCs w:val="23"/>
        </w:rPr>
        <w:br/>
        <w:t>d. 18.9</w:t>
      </w:r>
      <w:r w:rsidRPr="00EB504E">
        <w:rPr>
          <w:rFonts w:ascii="Arial" w:eastAsia="Times New Roman" w:hAnsi="Arial" w:cs="Arial"/>
          <w:sz w:val="23"/>
          <w:szCs w:val="23"/>
        </w:rPr>
        <w:br/>
      </w:r>
      <w:r w:rsidRPr="00EB504E">
        <w:rPr>
          <w:rFonts w:ascii="Arial" w:eastAsia="Times New Roman" w:hAnsi="Arial" w:cs="Arial"/>
          <w:sz w:val="23"/>
          <w:szCs w:val="23"/>
        </w:rPr>
        <w:br/>
        <w:t>3. Which of the following is the factorization of the binomial x</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t> - 4</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t>?</w:t>
      </w:r>
      <w:r w:rsidRPr="00EB504E">
        <w:rPr>
          <w:rFonts w:ascii="Arial" w:eastAsia="Times New Roman" w:hAnsi="Arial" w:cs="Arial"/>
          <w:sz w:val="23"/>
          <w:szCs w:val="23"/>
        </w:rPr>
        <w:br/>
        <w:t>a. (x + 4)(x + 2)</w:t>
      </w:r>
      <w:r w:rsidRPr="00EB504E">
        <w:rPr>
          <w:rFonts w:ascii="Arial" w:eastAsia="Times New Roman" w:hAnsi="Arial" w:cs="Arial"/>
          <w:sz w:val="23"/>
          <w:szCs w:val="23"/>
        </w:rPr>
        <w:br/>
        <w:t>b. (x – 4)</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br/>
        <w:t>c. x(x + 2x + 2)</w:t>
      </w:r>
      <w:r w:rsidRPr="00EB504E">
        <w:rPr>
          <w:rFonts w:ascii="Arial" w:eastAsia="Times New Roman" w:hAnsi="Arial" w:cs="Arial"/>
          <w:sz w:val="23"/>
          <w:szCs w:val="23"/>
        </w:rPr>
        <w:br/>
        <w:t>d. (x – 4)(x + 4)</w:t>
      </w:r>
      <w:r w:rsidRPr="00EB504E">
        <w:rPr>
          <w:rFonts w:ascii="Arial" w:eastAsia="Times New Roman" w:hAnsi="Arial" w:cs="Arial"/>
          <w:sz w:val="23"/>
          <w:szCs w:val="23"/>
        </w:rPr>
        <w:br/>
      </w:r>
      <w:r w:rsidRPr="00EB504E">
        <w:rPr>
          <w:rFonts w:ascii="Arial" w:eastAsia="Times New Roman" w:hAnsi="Arial" w:cs="Arial"/>
          <w:sz w:val="23"/>
          <w:szCs w:val="23"/>
        </w:rPr>
        <w:br/>
        <w:t>4. What value of x will satisfy the equation: 0.4(5x - 1470) = x?</w:t>
      </w:r>
      <w:r w:rsidRPr="00EB504E">
        <w:rPr>
          <w:rFonts w:ascii="Arial" w:eastAsia="Times New Roman" w:hAnsi="Arial" w:cs="Arial"/>
          <w:sz w:val="23"/>
          <w:szCs w:val="23"/>
        </w:rPr>
        <w:br/>
        <w:t>a. 490</w:t>
      </w:r>
      <w:r w:rsidRPr="00EB504E">
        <w:rPr>
          <w:rFonts w:ascii="Arial" w:eastAsia="Times New Roman" w:hAnsi="Arial" w:cs="Arial"/>
          <w:sz w:val="23"/>
          <w:szCs w:val="23"/>
        </w:rPr>
        <w:br/>
        <w:t>b. 2,130</w:t>
      </w:r>
      <w:r w:rsidRPr="00EB504E">
        <w:rPr>
          <w:rFonts w:ascii="Arial" w:eastAsia="Times New Roman" w:hAnsi="Arial" w:cs="Arial"/>
          <w:sz w:val="23"/>
          <w:szCs w:val="23"/>
        </w:rPr>
        <w:br/>
        <w:t>c. 1470</w:t>
      </w:r>
      <w:r w:rsidRPr="00EB504E">
        <w:rPr>
          <w:rFonts w:ascii="Arial" w:eastAsia="Times New Roman" w:hAnsi="Arial" w:cs="Arial"/>
          <w:sz w:val="23"/>
          <w:szCs w:val="23"/>
        </w:rPr>
        <w:br/>
      </w:r>
      <w:r w:rsidRPr="00EB504E">
        <w:rPr>
          <w:rFonts w:ascii="Arial" w:eastAsia="Times New Roman" w:hAnsi="Arial" w:cs="Arial"/>
          <w:sz w:val="23"/>
          <w:szCs w:val="23"/>
        </w:rPr>
        <w:br/>
        <w:t>5. Which of the following has the greatest value:</w:t>
      </w:r>
      <w:r w:rsidRPr="00EB504E">
        <w:rPr>
          <w:rFonts w:ascii="Arial" w:eastAsia="Times New Roman" w:hAnsi="Arial" w:cs="Arial"/>
          <w:sz w:val="23"/>
          <w:szCs w:val="23"/>
        </w:rPr>
        <w:br/>
        <w:t>a. 3 + 3</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t> + (3 + 3)</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br/>
        <w:t>b. 3</w:t>
      </w:r>
      <w:r w:rsidRPr="00EB504E">
        <w:rPr>
          <w:rFonts w:ascii="Arial" w:eastAsia="Times New Roman" w:hAnsi="Arial" w:cs="Arial"/>
          <w:sz w:val="20"/>
          <w:szCs w:val="20"/>
          <w:vertAlign w:val="superscript"/>
        </w:rPr>
        <w:t>3</w:t>
      </w:r>
      <w:r w:rsidRPr="00EB504E">
        <w:rPr>
          <w:rFonts w:ascii="Arial" w:eastAsia="Times New Roman" w:hAnsi="Arial" w:cs="Arial"/>
          <w:sz w:val="23"/>
          <w:szCs w:val="23"/>
        </w:rPr>
        <w:br/>
        <w:t>c. [(3 + 3)</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t>]</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br/>
        <w:t>d. (3 + 3 + 3)</w:t>
      </w:r>
      <w:r w:rsidRPr="00EB504E">
        <w:rPr>
          <w:rFonts w:ascii="Arial" w:eastAsia="Times New Roman" w:hAnsi="Arial" w:cs="Arial"/>
          <w:sz w:val="20"/>
          <w:szCs w:val="20"/>
          <w:vertAlign w:val="superscript"/>
        </w:rPr>
        <w:t>2</w:t>
      </w:r>
    </w:p>
    <w:p w:rsidR="00EB504E" w:rsidRPr="00EB504E" w:rsidRDefault="00EB504E" w:rsidP="00EB504E">
      <w:pPr>
        <w:shd w:val="clear" w:color="auto" w:fill="FFFFFF"/>
        <w:spacing w:after="0" w:line="240" w:lineRule="auto"/>
        <w:jc w:val="center"/>
        <w:rPr>
          <w:ins w:id="0" w:author="Unknown"/>
          <w:rFonts w:ascii="Arial" w:eastAsia="Times New Roman" w:hAnsi="Arial" w:cs="Arial"/>
          <w:sz w:val="23"/>
          <w:szCs w:val="23"/>
        </w:rPr>
      </w:pPr>
      <w:ins w:id="1" w:author="Unknown">
        <w:r w:rsidRPr="00EB504E">
          <w:rPr>
            <w:rFonts w:ascii="Arial" w:eastAsia="Times New Roman" w:hAnsi="Arial" w:cs="Arial"/>
            <w:sz w:val="23"/>
            <w:szCs w:val="23"/>
          </w:rPr>
          <w:br/>
          <w:t> </w:t>
        </w:r>
      </w:ins>
    </w:p>
    <w:p w:rsidR="00EB504E" w:rsidRPr="00EB504E" w:rsidRDefault="00EB504E" w:rsidP="00EB504E">
      <w:pPr>
        <w:shd w:val="clear" w:color="auto" w:fill="FFFFFF"/>
        <w:spacing w:after="0" w:line="240" w:lineRule="auto"/>
        <w:rPr>
          <w:ins w:id="2" w:author="Unknown"/>
          <w:rFonts w:ascii="Arial" w:eastAsia="Times New Roman" w:hAnsi="Arial" w:cs="Arial"/>
          <w:sz w:val="23"/>
          <w:szCs w:val="23"/>
        </w:rPr>
      </w:pPr>
      <w:ins w:id="3" w:author="Unknown">
        <w:r w:rsidRPr="00EB504E">
          <w:rPr>
            <w:rFonts w:ascii="Arial" w:eastAsia="Times New Roman" w:hAnsi="Arial" w:cs="Arial"/>
            <w:sz w:val="23"/>
            <w:szCs w:val="23"/>
          </w:rPr>
          <w:t>6. The average of 5 different counting numbers is 20. What is the highest possible value that one of the numbers can have?</w:t>
        </w:r>
        <w:r w:rsidRPr="00EB504E">
          <w:rPr>
            <w:rFonts w:ascii="Arial" w:eastAsia="Times New Roman" w:hAnsi="Arial" w:cs="Arial"/>
            <w:sz w:val="23"/>
            <w:szCs w:val="23"/>
          </w:rPr>
          <w:br/>
          <w:t>a. 20 </w:t>
        </w:r>
        <w:r w:rsidRPr="00EB504E">
          <w:rPr>
            <w:rFonts w:ascii="Arial" w:eastAsia="Times New Roman" w:hAnsi="Arial" w:cs="Arial"/>
            <w:sz w:val="23"/>
            <w:szCs w:val="23"/>
          </w:rPr>
          <w:br/>
          <w:t>b. 40 </w:t>
        </w:r>
        <w:r w:rsidRPr="00EB504E">
          <w:rPr>
            <w:rFonts w:ascii="Arial" w:eastAsia="Times New Roman" w:hAnsi="Arial" w:cs="Arial"/>
            <w:sz w:val="23"/>
            <w:szCs w:val="23"/>
          </w:rPr>
          <w:br/>
          <w:t>c. 30 </w:t>
        </w:r>
        <w:r w:rsidRPr="00EB504E">
          <w:rPr>
            <w:rFonts w:ascii="Arial" w:eastAsia="Times New Roman" w:hAnsi="Arial" w:cs="Arial"/>
            <w:sz w:val="23"/>
            <w:szCs w:val="23"/>
          </w:rPr>
          <w:br/>
          <w:t>d. 90</w:t>
        </w:r>
        <w:r w:rsidRPr="00EB504E">
          <w:rPr>
            <w:rFonts w:ascii="Arial" w:eastAsia="Times New Roman" w:hAnsi="Arial" w:cs="Arial"/>
            <w:sz w:val="23"/>
            <w:szCs w:val="23"/>
          </w:rPr>
          <w:br/>
        </w:r>
        <w:r w:rsidRPr="00EB504E">
          <w:rPr>
            <w:rFonts w:ascii="Arial" w:eastAsia="Times New Roman" w:hAnsi="Arial" w:cs="Arial"/>
            <w:sz w:val="23"/>
            <w:szCs w:val="23"/>
          </w:rPr>
          <w:br/>
          <w:t>7. Three brothers inherited a cash amount of P62,000 and they divided it among themselves in the ratio of 5:4:1. How much more is the largest share than the smallest share?</w:t>
        </w:r>
        <w:r w:rsidRPr="00EB504E">
          <w:rPr>
            <w:rFonts w:ascii="Arial" w:eastAsia="Times New Roman" w:hAnsi="Arial" w:cs="Arial"/>
            <w:sz w:val="23"/>
            <w:szCs w:val="23"/>
          </w:rPr>
          <w:br/>
          <w:t>a. P75,000 </w:t>
        </w:r>
        <w:r w:rsidRPr="00EB504E">
          <w:rPr>
            <w:rFonts w:ascii="Arial" w:eastAsia="Times New Roman" w:hAnsi="Arial" w:cs="Arial"/>
            <w:sz w:val="23"/>
            <w:szCs w:val="23"/>
          </w:rPr>
          <w:br/>
          <w:t>b. P30,000 </w:t>
        </w:r>
        <w:r w:rsidRPr="00EB504E">
          <w:rPr>
            <w:rFonts w:ascii="Arial" w:eastAsia="Times New Roman" w:hAnsi="Arial" w:cs="Arial"/>
            <w:sz w:val="23"/>
            <w:szCs w:val="23"/>
          </w:rPr>
          <w:br/>
          <w:t>c. P24,800</w:t>
        </w:r>
        <w:r w:rsidRPr="00EB504E">
          <w:rPr>
            <w:rFonts w:ascii="Arial" w:eastAsia="Times New Roman" w:hAnsi="Arial" w:cs="Arial"/>
            <w:sz w:val="23"/>
            <w:szCs w:val="23"/>
          </w:rPr>
          <w:br/>
        </w:r>
        <w:r w:rsidRPr="00EB504E">
          <w:rPr>
            <w:rFonts w:ascii="Arial" w:eastAsia="Times New Roman" w:hAnsi="Arial" w:cs="Arial"/>
            <w:sz w:val="23"/>
            <w:szCs w:val="23"/>
          </w:rPr>
          <w:br/>
          <w:t>8. What is the missing terms in the series 5, 20, 80, ___,1280, ___, 20, 480?</w:t>
        </w:r>
        <w:r w:rsidRPr="00EB504E">
          <w:rPr>
            <w:rFonts w:ascii="Arial" w:eastAsia="Times New Roman" w:hAnsi="Arial" w:cs="Arial"/>
            <w:sz w:val="23"/>
            <w:szCs w:val="23"/>
          </w:rPr>
          <w:br/>
        </w:r>
        <w:r w:rsidRPr="00EB504E">
          <w:rPr>
            <w:rFonts w:ascii="Arial" w:eastAsia="Times New Roman" w:hAnsi="Arial" w:cs="Arial"/>
            <w:sz w:val="23"/>
            <w:szCs w:val="23"/>
          </w:rPr>
          <w:lastRenderedPageBreak/>
          <w:t>a. 50;210 </w:t>
        </w:r>
        <w:r w:rsidRPr="00EB504E">
          <w:rPr>
            <w:rFonts w:ascii="Arial" w:eastAsia="Times New Roman" w:hAnsi="Arial" w:cs="Arial"/>
            <w:sz w:val="23"/>
            <w:szCs w:val="23"/>
          </w:rPr>
          <w:br/>
          <w:t>b. 40;160 </w:t>
        </w:r>
        <w:r w:rsidRPr="00EB504E">
          <w:rPr>
            <w:rFonts w:ascii="Arial" w:eastAsia="Times New Roman" w:hAnsi="Arial" w:cs="Arial"/>
            <w:sz w:val="23"/>
            <w:szCs w:val="23"/>
          </w:rPr>
          <w:br/>
          <w:t>c. 35;135 </w:t>
        </w:r>
        <w:r w:rsidRPr="00EB504E">
          <w:rPr>
            <w:rFonts w:ascii="Arial" w:eastAsia="Times New Roman" w:hAnsi="Arial" w:cs="Arial"/>
            <w:sz w:val="23"/>
            <w:szCs w:val="23"/>
          </w:rPr>
          <w:br/>
          <w:t>d. 320;5120</w:t>
        </w:r>
        <w:r w:rsidRPr="00EB504E">
          <w:rPr>
            <w:rFonts w:ascii="Arial" w:eastAsia="Times New Roman" w:hAnsi="Arial" w:cs="Arial"/>
            <w:sz w:val="23"/>
            <w:szCs w:val="23"/>
          </w:rPr>
          <w:br/>
        </w:r>
        <w:r w:rsidRPr="00EB504E">
          <w:rPr>
            <w:rFonts w:ascii="Arial" w:eastAsia="Times New Roman" w:hAnsi="Arial" w:cs="Arial"/>
            <w:sz w:val="23"/>
            <w:szCs w:val="23"/>
          </w:rPr>
          <w:br/>
          <w:t>9. At what rate per annum should P2400 be invested so that it will earn an interest of P800 in 8 years?</w:t>
        </w:r>
        <w:r w:rsidRPr="00EB504E">
          <w:rPr>
            <w:rFonts w:ascii="Arial" w:eastAsia="Times New Roman" w:hAnsi="Arial" w:cs="Arial"/>
            <w:sz w:val="23"/>
            <w:szCs w:val="23"/>
          </w:rPr>
          <w:br/>
          <w:t>a. 6 ½ %</w:t>
        </w:r>
        <w:r w:rsidRPr="00EB504E">
          <w:rPr>
            <w:rFonts w:ascii="Arial" w:eastAsia="Times New Roman" w:hAnsi="Arial" w:cs="Arial"/>
            <w:sz w:val="23"/>
            <w:szCs w:val="23"/>
          </w:rPr>
          <w:br/>
          <w:t>b. 5 ½ %</w:t>
        </w:r>
        <w:r w:rsidRPr="00EB504E">
          <w:rPr>
            <w:rFonts w:ascii="Arial" w:eastAsia="Times New Roman" w:hAnsi="Arial" w:cs="Arial"/>
            <w:sz w:val="23"/>
            <w:szCs w:val="23"/>
          </w:rPr>
          <w:br/>
          <w:t>c. 4.17 %</w:t>
        </w:r>
        <w:r w:rsidRPr="00EB504E">
          <w:rPr>
            <w:rFonts w:ascii="Arial" w:eastAsia="Times New Roman" w:hAnsi="Arial" w:cs="Arial"/>
            <w:sz w:val="23"/>
            <w:szCs w:val="23"/>
          </w:rPr>
          <w:br/>
          <w:t>d. 6 %</w:t>
        </w:r>
        <w:r w:rsidRPr="00EB504E">
          <w:rPr>
            <w:rFonts w:ascii="Arial" w:eastAsia="Times New Roman" w:hAnsi="Arial" w:cs="Arial"/>
            <w:sz w:val="23"/>
            <w:szCs w:val="23"/>
          </w:rPr>
          <w:br/>
        </w:r>
        <w:r w:rsidRPr="00EB504E">
          <w:rPr>
            <w:rFonts w:ascii="Arial" w:eastAsia="Times New Roman" w:hAnsi="Arial" w:cs="Arial"/>
            <w:b/>
            <w:bCs/>
            <w:sz w:val="23"/>
            <w:szCs w:val="23"/>
          </w:rPr>
          <w:br/>
        </w:r>
        <w:r w:rsidRPr="00EB504E">
          <w:rPr>
            <w:rFonts w:ascii="Arial" w:eastAsia="Times New Roman" w:hAnsi="Arial" w:cs="Arial"/>
            <w:sz w:val="23"/>
            <w:szCs w:val="23"/>
          </w:rPr>
          <w:t>10. The area of a rectangle is (x</w:t>
        </w:r>
        <w:r w:rsidRPr="00EB504E">
          <w:rPr>
            <w:rFonts w:ascii="Arial" w:eastAsia="Times New Roman" w:hAnsi="Arial" w:cs="Arial"/>
            <w:sz w:val="20"/>
            <w:szCs w:val="20"/>
            <w:vertAlign w:val="superscript"/>
          </w:rPr>
          <w:t>2</w:t>
        </w:r>
        <w:r w:rsidRPr="00EB504E">
          <w:rPr>
            <w:rFonts w:ascii="Arial" w:eastAsia="Times New Roman" w:hAnsi="Arial" w:cs="Arial"/>
            <w:sz w:val="23"/>
            <w:szCs w:val="23"/>
          </w:rPr>
          <w:t> + 2x - 8). If its length is x + 4, what is its width?</w:t>
        </w:r>
        <w:r w:rsidRPr="00EB504E">
          <w:rPr>
            <w:rFonts w:ascii="Arial" w:eastAsia="Times New Roman" w:hAnsi="Arial" w:cs="Arial"/>
            <w:sz w:val="23"/>
            <w:szCs w:val="23"/>
          </w:rPr>
          <w:br/>
          <w:t>a. x + 2 </w:t>
        </w:r>
        <w:r w:rsidRPr="00EB504E">
          <w:rPr>
            <w:rFonts w:ascii="Arial" w:eastAsia="Times New Roman" w:hAnsi="Arial" w:cs="Arial"/>
            <w:sz w:val="23"/>
            <w:szCs w:val="23"/>
          </w:rPr>
          <w:br/>
          <w:t>b. x - 2 </w:t>
        </w:r>
        <w:r w:rsidRPr="00EB504E">
          <w:rPr>
            <w:rFonts w:ascii="Arial" w:eastAsia="Times New Roman" w:hAnsi="Arial" w:cs="Arial"/>
            <w:sz w:val="23"/>
            <w:szCs w:val="23"/>
          </w:rPr>
          <w:br/>
          <w:t>c. x + 1</w:t>
        </w:r>
        <w:r w:rsidRPr="00EB504E">
          <w:rPr>
            <w:rFonts w:ascii="Arial" w:eastAsia="Times New Roman" w:hAnsi="Arial" w:cs="Arial"/>
            <w:sz w:val="23"/>
            <w:szCs w:val="23"/>
          </w:rPr>
          <w:br/>
          <w:t>d. x + 6</w:t>
        </w:r>
        <w:r w:rsidRPr="00EB504E">
          <w:rPr>
            <w:rFonts w:ascii="Arial" w:eastAsia="Times New Roman" w:hAnsi="Arial" w:cs="Arial"/>
            <w:sz w:val="23"/>
            <w:szCs w:val="23"/>
          </w:rPr>
          <w:br/>
        </w:r>
        <w:r w:rsidRPr="00EB504E">
          <w:rPr>
            <w:rFonts w:ascii="Arial" w:eastAsia="Times New Roman" w:hAnsi="Arial" w:cs="Arial"/>
            <w:sz w:val="23"/>
            <w:szCs w:val="23"/>
          </w:rPr>
          <w:br/>
          <w:t>11. What is the value of 12</w:t>
        </w:r>
        <w:r w:rsidRPr="00EB504E">
          <w:rPr>
            <w:rFonts w:ascii="Cambria Math" w:eastAsia="Times New Roman" w:hAnsi="Cambria Math" w:cs="Cambria Math"/>
            <w:sz w:val="23"/>
            <w:szCs w:val="23"/>
          </w:rPr>
          <w:t>⅙</w:t>
        </w:r>
        <w:r w:rsidRPr="00EB504E">
          <w:rPr>
            <w:rFonts w:ascii="Arial" w:eastAsia="Times New Roman" w:hAnsi="Arial" w:cs="Arial"/>
            <w:sz w:val="23"/>
            <w:szCs w:val="23"/>
          </w:rPr>
          <w:t xml:space="preserve"> - 3 ⅜ - 5 ⅔ + 20 ¾?</w:t>
        </w:r>
        <w:r w:rsidRPr="00EB504E">
          <w:rPr>
            <w:rFonts w:ascii="Arial" w:eastAsia="Times New Roman" w:hAnsi="Arial" w:cs="Arial"/>
            <w:sz w:val="23"/>
            <w:szCs w:val="23"/>
          </w:rPr>
          <w:br/>
          <w:t>a. 21 1/8</w:t>
        </w:r>
        <w:r w:rsidRPr="00EB504E">
          <w:rPr>
            <w:rFonts w:ascii="Arial" w:eastAsia="Times New Roman" w:hAnsi="Arial" w:cs="Arial"/>
            <w:sz w:val="23"/>
            <w:szCs w:val="23"/>
          </w:rPr>
          <w:br/>
          <w:t>b. 22</w:t>
        </w:r>
        <w:r w:rsidRPr="00EB504E">
          <w:rPr>
            <w:rFonts w:ascii="Arial" w:eastAsia="Times New Roman" w:hAnsi="Arial" w:cs="Arial"/>
            <w:sz w:val="23"/>
            <w:szCs w:val="23"/>
          </w:rPr>
          <w:br/>
          <w:t>c. 23 7/8</w:t>
        </w:r>
        <w:r w:rsidRPr="00EB504E">
          <w:rPr>
            <w:rFonts w:ascii="Arial" w:eastAsia="Times New Roman" w:hAnsi="Arial" w:cs="Arial"/>
            <w:sz w:val="23"/>
            <w:szCs w:val="23"/>
          </w:rPr>
          <w:br/>
          <w:t>d. 21</w:t>
        </w:r>
        <w:r w:rsidRPr="00EB504E">
          <w:rPr>
            <w:rFonts w:ascii="Arial" w:eastAsia="Times New Roman" w:hAnsi="Arial" w:cs="Arial"/>
            <w:sz w:val="23"/>
            <w:szCs w:val="23"/>
          </w:rPr>
          <w:br/>
        </w:r>
        <w:r w:rsidRPr="00EB504E">
          <w:rPr>
            <w:rFonts w:ascii="Arial" w:eastAsia="Times New Roman" w:hAnsi="Arial" w:cs="Arial"/>
            <w:sz w:val="23"/>
            <w:szCs w:val="23"/>
          </w:rPr>
          <w:br/>
          <w:t>12. The vertex angle of an isosceles triangle is 20°. What is the measure of one of the base angles?</w:t>
        </w:r>
        <w:r w:rsidRPr="00EB504E">
          <w:rPr>
            <w:rFonts w:ascii="Arial" w:eastAsia="Times New Roman" w:hAnsi="Arial" w:cs="Arial"/>
            <w:sz w:val="23"/>
            <w:szCs w:val="23"/>
          </w:rPr>
          <w:br/>
          <w:t>a. 150° </w:t>
        </w:r>
        <w:r w:rsidRPr="00EB504E">
          <w:rPr>
            <w:rFonts w:ascii="Arial" w:eastAsia="Times New Roman" w:hAnsi="Arial" w:cs="Arial"/>
            <w:sz w:val="23"/>
            <w:szCs w:val="23"/>
          </w:rPr>
          <w:br/>
          <w:t>b. 60° </w:t>
        </w:r>
        <w:r w:rsidRPr="00EB504E">
          <w:rPr>
            <w:rFonts w:ascii="Arial" w:eastAsia="Times New Roman" w:hAnsi="Arial" w:cs="Arial"/>
            <w:sz w:val="23"/>
            <w:szCs w:val="23"/>
          </w:rPr>
          <w:br/>
          <w:t>c. 75°</w:t>
        </w:r>
        <w:r w:rsidRPr="00EB504E">
          <w:rPr>
            <w:rFonts w:ascii="Arial" w:eastAsia="Times New Roman" w:hAnsi="Arial" w:cs="Arial"/>
            <w:sz w:val="23"/>
            <w:szCs w:val="23"/>
          </w:rPr>
          <w:br/>
          <w:t>d. 80°</w:t>
        </w:r>
        <w:r w:rsidRPr="00EB504E">
          <w:rPr>
            <w:rFonts w:ascii="Arial" w:eastAsia="Times New Roman" w:hAnsi="Arial" w:cs="Arial"/>
            <w:sz w:val="23"/>
            <w:szCs w:val="23"/>
          </w:rPr>
          <w:br/>
        </w:r>
        <w:r w:rsidRPr="00EB504E">
          <w:rPr>
            <w:rFonts w:ascii="Arial" w:eastAsia="Times New Roman" w:hAnsi="Arial" w:cs="Arial"/>
            <w:sz w:val="23"/>
            <w:szCs w:val="23"/>
          </w:rPr>
          <w:br/>
          <w:t>13. Ana and Beth do a job together in three hours. Working alone, Ana does the job in 5 hours. How long will it take Beth to do the job alone?</w:t>
        </w:r>
        <w:r w:rsidRPr="00EB504E">
          <w:rPr>
            <w:rFonts w:ascii="Arial" w:eastAsia="Times New Roman" w:hAnsi="Arial" w:cs="Arial"/>
            <w:sz w:val="23"/>
            <w:szCs w:val="23"/>
          </w:rPr>
          <w:br/>
          <w:t>a. 3 and 1/3 hours </w:t>
        </w:r>
        <w:r w:rsidRPr="00EB504E">
          <w:rPr>
            <w:rFonts w:ascii="Arial" w:eastAsia="Times New Roman" w:hAnsi="Arial" w:cs="Arial"/>
            <w:sz w:val="23"/>
            <w:szCs w:val="23"/>
          </w:rPr>
          <w:br/>
          <w:t>b. 2 and 1/3 hours </w:t>
        </w:r>
        <w:r w:rsidRPr="00EB504E">
          <w:rPr>
            <w:rFonts w:ascii="Arial" w:eastAsia="Times New Roman" w:hAnsi="Arial" w:cs="Arial"/>
            <w:sz w:val="23"/>
            <w:szCs w:val="23"/>
          </w:rPr>
          <w:br/>
          <w:t>c. 3 hours </w:t>
        </w:r>
        <w:r w:rsidRPr="00EB504E">
          <w:rPr>
            <w:rFonts w:ascii="Arial" w:eastAsia="Times New Roman" w:hAnsi="Arial" w:cs="Arial"/>
            <w:sz w:val="23"/>
            <w:szCs w:val="23"/>
          </w:rPr>
          <w:br/>
          <w:t>d. 7 and 1/2 hours</w:t>
        </w:r>
        <w:r w:rsidRPr="00EB504E">
          <w:rPr>
            <w:rFonts w:ascii="Arial" w:eastAsia="Times New Roman" w:hAnsi="Arial" w:cs="Arial"/>
            <w:sz w:val="23"/>
            <w:szCs w:val="23"/>
          </w:rPr>
          <w:br/>
        </w:r>
        <w:r w:rsidRPr="00EB504E">
          <w:rPr>
            <w:rFonts w:ascii="Arial" w:eastAsia="Times New Roman" w:hAnsi="Arial" w:cs="Arial"/>
            <w:sz w:val="23"/>
            <w:szCs w:val="23"/>
          </w:rPr>
          <w:br/>
          <w:t>14. How much greater is the sum of the first 50 counting numbers greater than the sum of the first 100 counting numbers?</w:t>
        </w:r>
        <w:r w:rsidRPr="00EB504E">
          <w:rPr>
            <w:rFonts w:ascii="Arial" w:eastAsia="Times New Roman" w:hAnsi="Arial" w:cs="Arial"/>
            <w:sz w:val="23"/>
            <w:szCs w:val="23"/>
          </w:rPr>
          <w:br/>
          <w:t>a. 110 </w:t>
        </w:r>
        <w:r w:rsidRPr="00EB504E">
          <w:rPr>
            <w:rFonts w:ascii="Arial" w:eastAsia="Times New Roman" w:hAnsi="Arial" w:cs="Arial"/>
            <w:sz w:val="23"/>
            <w:szCs w:val="23"/>
          </w:rPr>
          <w:br/>
          <w:t>b. 3,775 </w:t>
        </w:r>
        <w:r w:rsidRPr="00EB504E">
          <w:rPr>
            <w:rFonts w:ascii="Arial" w:eastAsia="Times New Roman" w:hAnsi="Arial" w:cs="Arial"/>
            <w:sz w:val="23"/>
            <w:szCs w:val="23"/>
          </w:rPr>
          <w:br/>
          <w:t>c. 3,155</w:t>
        </w:r>
        <w:r w:rsidRPr="00EB504E">
          <w:rPr>
            <w:rFonts w:ascii="Arial" w:eastAsia="Times New Roman" w:hAnsi="Arial" w:cs="Arial"/>
            <w:sz w:val="23"/>
            <w:szCs w:val="23"/>
          </w:rPr>
          <w:br/>
          <w:t>d. 1200</w:t>
        </w:r>
        <w:r w:rsidRPr="00EB504E">
          <w:rPr>
            <w:rFonts w:ascii="Arial" w:eastAsia="Times New Roman" w:hAnsi="Arial" w:cs="Arial"/>
            <w:sz w:val="23"/>
            <w:szCs w:val="23"/>
          </w:rPr>
          <w:br/>
        </w:r>
        <w:r w:rsidRPr="00EB504E">
          <w:rPr>
            <w:rFonts w:ascii="Arial" w:eastAsia="Times New Roman" w:hAnsi="Arial" w:cs="Arial"/>
            <w:sz w:val="23"/>
            <w:szCs w:val="23"/>
          </w:rPr>
          <w:br/>
          <w:t>15. Which of the following has the largest value?</w:t>
        </w:r>
        <w:r w:rsidRPr="00EB504E">
          <w:rPr>
            <w:rFonts w:ascii="Arial" w:eastAsia="Times New Roman" w:hAnsi="Arial" w:cs="Arial"/>
            <w:sz w:val="23"/>
            <w:szCs w:val="23"/>
          </w:rPr>
          <w:br/>
          <w:t>a. 8</w:t>
        </w:r>
        <w:r w:rsidRPr="00EB504E">
          <w:rPr>
            <w:rFonts w:ascii="Arial" w:eastAsia="Times New Roman" w:hAnsi="Arial" w:cs="Arial"/>
            <w:sz w:val="20"/>
            <w:szCs w:val="20"/>
            <w:vertAlign w:val="superscript"/>
          </w:rPr>
          <w:t>5</w:t>
        </w:r>
        <w:r w:rsidRPr="00EB504E">
          <w:rPr>
            <w:rFonts w:ascii="Arial" w:eastAsia="Times New Roman" w:hAnsi="Arial" w:cs="Arial"/>
            <w:sz w:val="23"/>
            <w:szCs w:val="23"/>
          </w:rPr>
          <w:t> </w:t>
        </w:r>
        <w:r w:rsidRPr="00EB504E">
          <w:rPr>
            <w:rFonts w:ascii="Arial" w:eastAsia="Times New Roman" w:hAnsi="Arial" w:cs="Arial"/>
            <w:sz w:val="23"/>
            <w:szCs w:val="23"/>
          </w:rPr>
          <w:br/>
          <w:t>b. 3</w:t>
        </w:r>
        <w:r w:rsidRPr="00EB504E">
          <w:rPr>
            <w:rFonts w:ascii="Arial" w:eastAsia="Times New Roman" w:hAnsi="Arial" w:cs="Arial"/>
            <w:sz w:val="20"/>
            <w:szCs w:val="20"/>
            <w:vertAlign w:val="superscript"/>
          </w:rPr>
          <w:t>9</w:t>
        </w:r>
        <w:r w:rsidRPr="00EB504E">
          <w:rPr>
            <w:rFonts w:ascii="Arial" w:eastAsia="Times New Roman" w:hAnsi="Arial" w:cs="Arial"/>
            <w:sz w:val="23"/>
            <w:szCs w:val="23"/>
          </w:rPr>
          <w:t> </w:t>
        </w:r>
        <w:r w:rsidRPr="00EB504E">
          <w:rPr>
            <w:rFonts w:ascii="Arial" w:eastAsia="Times New Roman" w:hAnsi="Arial" w:cs="Arial"/>
            <w:sz w:val="23"/>
            <w:szCs w:val="23"/>
          </w:rPr>
          <w:br/>
        </w:r>
        <w:r w:rsidRPr="00EB504E">
          <w:rPr>
            <w:rFonts w:ascii="Arial" w:eastAsia="Times New Roman" w:hAnsi="Arial" w:cs="Arial"/>
            <w:sz w:val="23"/>
            <w:szCs w:val="23"/>
          </w:rPr>
          <w:lastRenderedPageBreak/>
          <w:t>c. 6</w:t>
        </w:r>
        <w:r w:rsidRPr="00EB504E">
          <w:rPr>
            <w:rFonts w:ascii="Arial" w:eastAsia="Times New Roman" w:hAnsi="Arial" w:cs="Arial"/>
            <w:sz w:val="20"/>
            <w:szCs w:val="20"/>
            <w:vertAlign w:val="superscript"/>
          </w:rPr>
          <w:t>5</w:t>
        </w:r>
        <w:r w:rsidRPr="00EB504E">
          <w:rPr>
            <w:rFonts w:ascii="Arial" w:eastAsia="Times New Roman" w:hAnsi="Arial" w:cs="Arial"/>
            <w:sz w:val="23"/>
            <w:szCs w:val="23"/>
          </w:rPr>
          <w:t> </w:t>
        </w:r>
        <w:r w:rsidRPr="00EB504E">
          <w:rPr>
            <w:rFonts w:ascii="Arial" w:eastAsia="Times New Roman" w:hAnsi="Arial" w:cs="Arial"/>
            <w:sz w:val="23"/>
            <w:szCs w:val="23"/>
          </w:rPr>
          <w:br/>
          <w:t>d. 9</w:t>
        </w:r>
        <w:r w:rsidRPr="00EB504E">
          <w:rPr>
            <w:rFonts w:ascii="Arial" w:eastAsia="Times New Roman" w:hAnsi="Arial" w:cs="Arial"/>
            <w:sz w:val="20"/>
            <w:szCs w:val="20"/>
            <w:vertAlign w:val="superscript"/>
          </w:rPr>
          <w:t>4</w:t>
        </w:r>
        <w:r w:rsidRPr="00EB504E">
          <w:rPr>
            <w:rFonts w:ascii="Arial" w:eastAsia="Times New Roman" w:hAnsi="Arial" w:cs="Arial"/>
            <w:sz w:val="23"/>
            <w:szCs w:val="23"/>
          </w:rPr>
          <w:br/>
        </w:r>
        <w:r w:rsidRPr="00EB504E">
          <w:rPr>
            <w:rFonts w:ascii="Arial" w:eastAsia="Times New Roman" w:hAnsi="Arial" w:cs="Arial"/>
            <w:sz w:val="23"/>
            <w:szCs w:val="23"/>
          </w:rPr>
          <w:br/>
          <w:t>16.  A water tank contains 18 liters when it is 20% full. How many liters does it contain when 50% full?</w:t>
        </w:r>
        <w:r w:rsidRPr="00EB504E">
          <w:rPr>
            <w:rFonts w:ascii="Arial" w:eastAsia="Times New Roman" w:hAnsi="Arial" w:cs="Arial"/>
            <w:sz w:val="23"/>
            <w:szCs w:val="23"/>
          </w:rPr>
          <w:br/>
          <w:t>a. 60 </w:t>
        </w:r>
        <w:r w:rsidRPr="00EB504E">
          <w:rPr>
            <w:rFonts w:ascii="Arial" w:eastAsia="Times New Roman" w:hAnsi="Arial" w:cs="Arial"/>
            <w:sz w:val="23"/>
            <w:szCs w:val="23"/>
          </w:rPr>
          <w:br/>
          <w:t>b. 30 </w:t>
        </w:r>
        <w:r w:rsidRPr="00EB504E">
          <w:rPr>
            <w:rFonts w:ascii="Arial" w:eastAsia="Times New Roman" w:hAnsi="Arial" w:cs="Arial"/>
            <w:sz w:val="23"/>
            <w:szCs w:val="23"/>
          </w:rPr>
          <w:br/>
          <w:t>c. 58 </w:t>
        </w:r>
        <w:r w:rsidRPr="00EB504E">
          <w:rPr>
            <w:rFonts w:ascii="Arial" w:eastAsia="Times New Roman" w:hAnsi="Arial" w:cs="Arial"/>
            <w:sz w:val="23"/>
            <w:szCs w:val="23"/>
          </w:rPr>
          <w:br/>
          <w:t>d. 45</w:t>
        </w:r>
        <w:r w:rsidRPr="00EB504E">
          <w:rPr>
            <w:rFonts w:ascii="Arial" w:eastAsia="Times New Roman" w:hAnsi="Arial" w:cs="Arial"/>
            <w:sz w:val="23"/>
            <w:szCs w:val="23"/>
          </w:rPr>
          <w:br/>
        </w:r>
        <w:r w:rsidRPr="00EB504E">
          <w:rPr>
            <w:rFonts w:ascii="Arial" w:eastAsia="Times New Roman" w:hAnsi="Arial" w:cs="Arial"/>
            <w:sz w:val="23"/>
            <w:szCs w:val="23"/>
          </w:rPr>
          <w:br/>
          <w:t>17. The edges of a rectangular solid have these measures: 1.5 feet by 1½ feet by 3 inches. What is its volume in cubic inches?</w:t>
        </w:r>
        <w:r w:rsidRPr="00EB504E">
          <w:rPr>
            <w:rFonts w:ascii="Arial" w:eastAsia="Times New Roman" w:hAnsi="Arial" w:cs="Arial"/>
            <w:sz w:val="23"/>
            <w:szCs w:val="23"/>
          </w:rPr>
          <w:br/>
          <w:t>a. 324 </w:t>
        </w:r>
        <w:r w:rsidRPr="00EB504E">
          <w:rPr>
            <w:rFonts w:ascii="Arial" w:eastAsia="Times New Roman" w:hAnsi="Arial" w:cs="Arial"/>
            <w:sz w:val="23"/>
            <w:szCs w:val="23"/>
          </w:rPr>
          <w:br/>
          <w:t>b. 225 </w:t>
        </w:r>
        <w:r w:rsidRPr="00EB504E">
          <w:rPr>
            <w:rFonts w:ascii="Arial" w:eastAsia="Times New Roman" w:hAnsi="Arial" w:cs="Arial"/>
            <w:sz w:val="23"/>
            <w:szCs w:val="23"/>
          </w:rPr>
          <w:br/>
          <w:t>c. 972 </w:t>
        </w:r>
        <w:r w:rsidRPr="00EB504E">
          <w:rPr>
            <w:rFonts w:ascii="Arial" w:eastAsia="Times New Roman" w:hAnsi="Arial" w:cs="Arial"/>
            <w:sz w:val="23"/>
            <w:szCs w:val="23"/>
          </w:rPr>
          <w:br/>
          <w:t>d. 27</w:t>
        </w:r>
        <w:r w:rsidRPr="00EB504E">
          <w:rPr>
            <w:rFonts w:ascii="Arial" w:eastAsia="Times New Roman" w:hAnsi="Arial" w:cs="Arial"/>
            <w:sz w:val="23"/>
            <w:szCs w:val="23"/>
          </w:rPr>
          <w:br/>
        </w:r>
        <w:r w:rsidRPr="00EB504E">
          <w:rPr>
            <w:rFonts w:ascii="Arial" w:eastAsia="Times New Roman" w:hAnsi="Arial" w:cs="Arial"/>
            <w:sz w:val="23"/>
            <w:szCs w:val="23"/>
          </w:rPr>
          <w:br/>
          <w:t>18. In a certain school, the ratio of boys to girls is 5 is to 7. If there are 180 boys and girls in the school, how many boys are there?</w:t>
        </w:r>
        <w:r w:rsidRPr="00EB504E">
          <w:rPr>
            <w:rFonts w:ascii="Arial" w:eastAsia="Times New Roman" w:hAnsi="Arial" w:cs="Arial"/>
            <w:sz w:val="23"/>
            <w:szCs w:val="23"/>
          </w:rPr>
          <w:br/>
          <w:t>a. 105 </w:t>
        </w:r>
        <w:r w:rsidRPr="00EB504E">
          <w:rPr>
            <w:rFonts w:ascii="Arial" w:eastAsia="Times New Roman" w:hAnsi="Arial" w:cs="Arial"/>
            <w:sz w:val="23"/>
            <w:szCs w:val="23"/>
          </w:rPr>
          <w:br/>
          <w:t>b. 90 </w:t>
        </w:r>
        <w:r w:rsidRPr="00EB504E">
          <w:rPr>
            <w:rFonts w:ascii="Arial" w:eastAsia="Times New Roman" w:hAnsi="Arial" w:cs="Arial"/>
            <w:sz w:val="23"/>
            <w:szCs w:val="23"/>
          </w:rPr>
          <w:br/>
          <w:t>c. 45</w:t>
        </w:r>
        <w:r w:rsidRPr="00EB504E">
          <w:rPr>
            <w:rFonts w:ascii="Arial" w:eastAsia="Times New Roman" w:hAnsi="Arial" w:cs="Arial"/>
            <w:sz w:val="23"/>
            <w:szCs w:val="23"/>
          </w:rPr>
          <w:br/>
          <w:t>d. 75</w:t>
        </w:r>
        <w:r w:rsidRPr="00EB504E">
          <w:rPr>
            <w:rFonts w:ascii="Arial" w:eastAsia="Times New Roman" w:hAnsi="Arial" w:cs="Arial"/>
            <w:sz w:val="23"/>
            <w:szCs w:val="23"/>
          </w:rPr>
          <w:br/>
        </w:r>
        <w:r w:rsidRPr="00EB504E">
          <w:rPr>
            <w:rFonts w:ascii="Arial" w:eastAsia="Times New Roman" w:hAnsi="Arial" w:cs="Arial"/>
            <w:sz w:val="23"/>
            <w:szCs w:val="23"/>
          </w:rPr>
          <w:br/>
          <w:t>19. Ruben’s grades in 6 subjects are 88, 90, 97, 90, 91 and 86? What is the least grade that he should aim for in the 7th subject if he has to have an average of 88?</w:t>
        </w:r>
        <w:r w:rsidRPr="00EB504E">
          <w:rPr>
            <w:rFonts w:ascii="Arial" w:eastAsia="Times New Roman" w:hAnsi="Arial" w:cs="Arial"/>
            <w:sz w:val="23"/>
            <w:szCs w:val="23"/>
          </w:rPr>
          <w:br/>
          <w:t>a. 92 </w:t>
        </w:r>
        <w:r w:rsidRPr="00EB504E">
          <w:rPr>
            <w:rFonts w:ascii="Arial" w:eastAsia="Times New Roman" w:hAnsi="Arial" w:cs="Arial"/>
            <w:sz w:val="23"/>
            <w:szCs w:val="23"/>
          </w:rPr>
          <w:br/>
          <w:t>b. 74 </w:t>
        </w:r>
        <w:r w:rsidRPr="00EB504E">
          <w:rPr>
            <w:rFonts w:ascii="Arial" w:eastAsia="Times New Roman" w:hAnsi="Arial" w:cs="Arial"/>
            <w:sz w:val="23"/>
            <w:szCs w:val="23"/>
          </w:rPr>
          <w:br/>
          <w:t>c. 88 </w:t>
        </w:r>
        <w:r w:rsidRPr="00EB504E">
          <w:rPr>
            <w:rFonts w:ascii="Arial" w:eastAsia="Times New Roman" w:hAnsi="Arial" w:cs="Arial"/>
            <w:sz w:val="23"/>
            <w:szCs w:val="23"/>
          </w:rPr>
          <w:br/>
          <w:t>d. 85</w:t>
        </w:r>
        <w:r w:rsidRPr="00EB504E">
          <w:rPr>
            <w:rFonts w:ascii="Arial" w:eastAsia="Times New Roman" w:hAnsi="Arial" w:cs="Arial"/>
            <w:sz w:val="23"/>
            <w:szCs w:val="23"/>
          </w:rPr>
          <w:br/>
        </w:r>
        <w:r w:rsidRPr="00EB504E">
          <w:rPr>
            <w:rFonts w:ascii="Arial" w:eastAsia="Times New Roman" w:hAnsi="Arial" w:cs="Arial"/>
            <w:sz w:val="23"/>
            <w:szCs w:val="23"/>
          </w:rPr>
          <w:br/>
          <w:t>20. On a certain day, three computer technicians took turns in manning a 24-hour internet shop. The number of hours Cesar, Bert, and Danny were on duty was in the ratio 3:4:5, respectively. The shop owner pays them P50 per hour. How much would Danny receive for that day?</w:t>
        </w:r>
        <w:r w:rsidRPr="00EB504E">
          <w:rPr>
            <w:rFonts w:ascii="Arial" w:eastAsia="Times New Roman" w:hAnsi="Arial" w:cs="Arial"/>
            <w:sz w:val="23"/>
            <w:szCs w:val="23"/>
          </w:rPr>
          <w:br/>
          <w:t>a. P 230 </w:t>
        </w:r>
        <w:r w:rsidRPr="00EB504E">
          <w:rPr>
            <w:rFonts w:ascii="Arial" w:eastAsia="Times New Roman" w:hAnsi="Arial" w:cs="Arial"/>
            <w:sz w:val="23"/>
            <w:szCs w:val="23"/>
          </w:rPr>
          <w:br/>
          <w:t>b. P500 </w:t>
        </w:r>
        <w:r w:rsidRPr="00EB504E">
          <w:rPr>
            <w:rFonts w:ascii="Arial" w:eastAsia="Times New Roman" w:hAnsi="Arial" w:cs="Arial"/>
            <w:sz w:val="23"/>
            <w:szCs w:val="23"/>
          </w:rPr>
          <w:br/>
          <w:t>c. P160</w:t>
        </w:r>
        <w:r w:rsidRPr="00EB504E">
          <w:rPr>
            <w:rFonts w:ascii="Arial" w:eastAsia="Times New Roman" w:hAnsi="Arial" w:cs="Arial"/>
            <w:sz w:val="23"/>
            <w:szCs w:val="23"/>
          </w:rPr>
          <w:br/>
          <w:t>d. P480</w:t>
        </w:r>
        <w:r w:rsidRPr="00EB504E">
          <w:rPr>
            <w:rFonts w:ascii="Arial" w:eastAsia="Times New Roman" w:hAnsi="Arial" w:cs="Arial"/>
            <w:sz w:val="23"/>
            <w:szCs w:val="23"/>
          </w:rPr>
          <w:br/>
        </w:r>
        <w:r w:rsidRPr="00EB504E">
          <w:rPr>
            <w:rFonts w:ascii="Arial" w:eastAsia="Times New Roman" w:hAnsi="Arial" w:cs="Arial"/>
            <w:sz w:val="23"/>
            <w:szCs w:val="23"/>
          </w:rPr>
          <w:br/>
          <w:t>21. A retailer buys candies for P90.25. The pack has 35 pieces of candies. If she sells each candy for P2.25, how much profit does she make?</w:t>
        </w:r>
        <w:r w:rsidRPr="00EB504E">
          <w:rPr>
            <w:rFonts w:ascii="Arial" w:eastAsia="Times New Roman" w:hAnsi="Arial" w:cs="Arial"/>
            <w:sz w:val="23"/>
            <w:szCs w:val="23"/>
          </w:rPr>
          <w:br/>
          <w:t>a. P11.50 </w:t>
        </w:r>
        <w:r w:rsidRPr="00EB504E">
          <w:rPr>
            <w:rFonts w:ascii="Arial" w:eastAsia="Times New Roman" w:hAnsi="Arial" w:cs="Arial"/>
            <w:sz w:val="23"/>
            <w:szCs w:val="23"/>
          </w:rPr>
          <w:br/>
          <w:t>b. P56.25 </w:t>
        </w:r>
        <w:r w:rsidRPr="00EB504E">
          <w:rPr>
            <w:rFonts w:ascii="Arial" w:eastAsia="Times New Roman" w:hAnsi="Arial" w:cs="Arial"/>
            <w:sz w:val="23"/>
            <w:szCs w:val="23"/>
          </w:rPr>
          <w:br/>
          <w:t>c. P37.50 </w:t>
        </w:r>
        <w:r w:rsidRPr="00EB504E">
          <w:rPr>
            <w:rFonts w:ascii="Arial" w:eastAsia="Times New Roman" w:hAnsi="Arial" w:cs="Arial"/>
            <w:sz w:val="23"/>
            <w:szCs w:val="23"/>
          </w:rPr>
          <w:br/>
          <w:t>d. P18.75</w:t>
        </w:r>
        <w:r w:rsidRPr="00EB504E">
          <w:rPr>
            <w:rFonts w:ascii="Arial" w:eastAsia="Times New Roman" w:hAnsi="Arial" w:cs="Arial"/>
            <w:sz w:val="23"/>
            <w:szCs w:val="23"/>
          </w:rPr>
          <w:br/>
        </w:r>
        <w:r w:rsidRPr="00EB504E">
          <w:rPr>
            <w:rFonts w:ascii="Arial" w:eastAsia="Times New Roman" w:hAnsi="Arial" w:cs="Arial"/>
            <w:sz w:val="23"/>
            <w:szCs w:val="23"/>
          </w:rPr>
          <w:br/>
          <w:t xml:space="preserve">22. An online shop sells a certain calculator for P950 and charges P150 for shipping within Manila, regardless of the number of calculators ordered. Which of the following equations </w:t>
        </w:r>
        <w:r w:rsidRPr="00EB504E">
          <w:rPr>
            <w:rFonts w:ascii="Arial" w:eastAsia="Times New Roman" w:hAnsi="Arial" w:cs="Arial"/>
            <w:sz w:val="23"/>
            <w:szCs w:val="23"/>
          </w:rPr>
          <w:lastRenderedPageBreak/>
          <w:t>shows the total cost (y) of an order as a function of the number of calculators ordered (x)?</w:t>
        </w:r>
        <w:r w:rsidRPr="00EB504E">
          <w:rPr>
            <w:rFonts w:ascii="Arial" w:eastAsia="Times New Roman" w:hAnsi="Arial" w:cs="Arial"/>
            <w:sz w:val="23"/>
            <w:szCs w:val="23"/>
          </w:rPr>
          <w:br/>
          <w:t>a. y = (950 + 150)x </w:t>
        </w:r>
        <w:r w:rsidRPr="00EB504E">
          <w:rPr>
            <w:rFonts w:ascii="Arial" w:eastAsia="Times New Roman" w:hAnsi="Arial" w:cs="Arial"/>
            <w:sz w:val="23"/>
            <w:szCs w:val="23"/>
          </w:rPr>
          <w:br/>
          <w:t>b. y = 150x +950 </w:t>
        </w:r>
        <w:r w:rsidRPr="00EB504E">
          <w:rPr>
            <w:rFonts w:ascii="Arial" w:eastAsia="Times New Roman" w:hAnsi="Arial" w:cs="Arial"/>
            <w:sz w:val="23"/>
            <w:szCs w:val="23"/>
          </w:rPr>
          <w:br/>
          <w:t>c. x = 950y + 150 </w:t>
        </w:r>
        <w:r w:rsidRPr="00EB504E">
          <w:rPr>
            <w:rFonts w:ascii="Arial" w:eastAsia="Times New Roman" w:hAnsi="Arial" w:cs="Arial"/>
            <w:sz w:val="23"/>
            <w:szCs w:val="23"/>
          </w:rPr>
          <w:br/>
          <w:t>d. y = 950x + 150</w:t>
        </w:r>
        <w:r w:rsidRPr="00EB504E">
          <w:rPr>
            <w:rFonts w:ascii="Arial" w:eastAsia="Times New Roman" w:hAnsi="Arial" w:cs="Arial"/>
            <w:sz w:val="23"/>
            <w:szCs w:val="23"/>
          </w:rPr>
          <w:br/>
        </w:r>
        <w:r w:rsidRPr="00EB504E">
          <w:rPr>
            <w:rFonts w:ascii="Arial" w:eastAsia="Times New Roman" w:hAnsi="Arial" w:cs="Arial"/>
            <w:sz w:val="23"/>
            <w:szCs w:val="23"/>
          </w:rPr>
          <w:br/>
          <w:t>23. One side of a 45° - 45° - 90° triangle measures x cm. What is the length of its hypotenuse?</w:t>
        </w:r>
        <w:r w:rsidRPr="00EB504E">
          <w:rPr>
            <w:rFonts w:ascii="Arial" w:eastAsia="Times New Roman" w:hAnsi="Arial" w:cs="Arial"/>
            <w:sz w:val="23"/>
            <w:szCs w:val="23"/>
          </w:rPr>
          <w:br/>
          <w:t>a. X √3 cm</w:t>
        </w:r>
        <w:r w:rsidRPr="00EB504E">
          <w:rPr>
            <w:rFonts w:ascii="Arial" w:eastAsia="Times New Roman" w:hAnsi="Arial" w:cs="Arial"/>
            <w:sz w:val="23"/>
            <w:szCs w:val="23"/>
          </w:rPr>
          <w:br/>
          <w:t>b. X cm</w:t>
        </w:r>
        <w:r w:rsidRPr="00EB504E">
          <w:rPr>
            <w:rFonts w:ascii="Arial" w:eastAsia="Times New Roman" w:hAnsi="Arial" w:cs="Arial"/>
            <w:sz w:val="23"/>
            <w:szCs w:val="23"/>
          </w:rPr>
          <w:br/>
          <w:t>c. (X √3)/2 cm</w:t>
        </w:r>
        <w:r w:rsidRPr="00EB504E">
          <w:rPr>
            <w:rFonts w:ascii="Arial" w:eastAsia="Times New Roman" w:hAnsi="Arial" w:cs="Arial"/>
            <w:sz w:val="23"/>
            <w:szCs w:val="23"/>
          </w:rPr>
          <w:br/>
          <w:t>d. X √2 cm</w:t>
        </w:r>
        <w:r w:rsidRPr="00EB504E">
          <w:rPr>
            <w:rFonts w:ascii="Arial" w:eastAsia="Times New Roman" w:hAnsi="Arial" w:cs="Arial"/>
            <w:sz w:val="23"/>
            <w:szCs w:val="23"/>
          </w:rPr>
          <w:br/>
        </w:r>
        <w:r w:rsidRPr="00EB504E">
          <w:rPr>
            <w:rFonts w:ascii="Arial" w:eastAsia="Times New Roman" w:hAnsi="Arial" w:cs="Arial"/>
            <w:sz w:val="23"/>
            <w:szCs w:val="23"/>
          </w:rPr>
          <w:br/>
          <w:t>24. The legs of one right triangle are 9 and 12, while those of another right triangle are 12 and 16. How much longer is the perimeter of the larger triangle than the perimeter of the smaller triangle?</w:t>
        </w:r>
        <w:r w:rsidRPr="00EB504E">
          <w:rPr>
            <w:rFonts w:ascii="Arial" w:eastAsia="Times New Roman" w:hAnsi="Arial" w:cs="Arial"/>
            <w:sz w:val="23"/>
            <w:szCs w:val="23"/>
          </w:rPr>
          <w:br/>
          <w:t>a. 84 </w:t>
        </w:r>
        <w:r w:rsidRPr="00EB504E">
          <w:rPr>
            <w:rFonts w:ascii="Arial" w:eastAsia="Times New Roman" w:hAnsi="Arial" w:cs="Arial"/>
            <w:sz w:val="23"/>
            <w:szCs w:val="23"/>
          </w:rPr>
          <w:br/>
          <w:t>b. 7 </w:t>
        </w:r>
        <w:r w:rsidRPr="00EB504E">
          <w:rPr>
            <w:rFonts w:ascii="Arial" w:eastAsia="Times New Roman" w:hAnsi="Arial" w:cs="Arial"/>
            <w:sz w:val="23"/>
            <w:szCs w:val="23"/>
          </w:rPr>
          <w:br/>
          <w:t>c. 12 </w:t>
        </w:r>
        <w:r w:rsidRPr="00EB504E">
          <w:rPr>
            <w:rFonts w:ascii="Arial" w:eastAsia="Times New Roman" w:hAnsi="Arial" w:cs="Arial"/>
            <w:sz w:val="23"/>
            <w:szCs w:val="23"/>
          </w:rPr>
          <w:br/>
          <w:t>d. 14</w:t>
        </w:r>
        <w:r w:rsidRPr="00EB504E">
          <w:rPr>
            <w:rFonts w:ascii="Arial" w:eastAsia="Times New Roman" w:hAnsi="Arial" w:cs="Arial"/>
            <w:sz w:val="23"/>
            <w:szCs w:val="23"/>
          </w:rPr>
          <w:br/>
        </w:r>
        <w:r w:rsidRPr="00EB504E">
          <w:rPr>
            <w:rFonts w:ascii="Arial" w:eastAsia="Times New Roman" w:hAnsi="Arial" w:cs="Arial"/>
            <w:sz w:val="23"/>
            <w:szCs w:val="23"/>
          </w:rPr>
          <w:br/>
          <w:t>25. Determine the midpoint of the line segment joining the points (7, -3) and (-1, 6).</w:t>
        </w:r>
        <w:r w:rsidRPr="00EB504E">
          <w:rPr>
            <w:rFonts w:ascii="Arial" w:eastAsia="Times New Roman" w:hAnsi="Arial" w:cs="Arial"/>
            <w:sz w:val="23"/>
            <w:szCs w:val="23"/>
          </w:rPr>
          <w:br/>
          <w:t>a. (2, 3/2) </w:t>
        </w:r>
        <w:r w:rsidRPr="00EB504E">
          <w:rPr>
            <w:rFonts w:ascii="Arial" w:eastAsia="Times New Roman" w:hAnsi="Arial" w:cs="Arial"/>
            <w:sz w:val="23"/>
            <w:szCs w:val="23"/>
          </w:rPr>
          <w:br/>
          <w:t>b. (2, -3/2) </w:t>
        </w:r>
        <w:r w:rsidRPr="00EB504E">
          <w:rPr>
            <w:rFonts w:ascii="Arial" w:eastAsia="Times New Roman" w:hAnsi="Arial" w:cs="Arial"/>
            <w:sz w:val="23"/>
            <w:szCs w:val="23"/>
          </w:rPr>
          <w:br/>
          <w:t>c. (3, 3/2) </w:t>
        </w:r>
        <w:r w:rsidRPr="00EB504E">
          <w:rPr>
            <w:rFonts w:ascii="Arial" w:eastAsia="Times New Roman" w:hAnsi="Arial" w:cs="Arial"/>
            <w:sz w:val="23"/>
            <w:szCs w:val="23"/>
          </w:rPr>
          <w:br/>
          <w:t>d. (1, 5/2)</w:t>
        </w:r>
        <w:r w:rsidRPr="00EB504E">
          <w:rPr>
            <w:rFonts w:ascii="Arial" w:eastAsia="Times New Roman" w:hAnsi="Arial" w:cs="Arial"/>
            <w:sz w:val="23"/>
            <w:szCs w:val="23"/>
          </w:rPr>
          <w:br/>
        </w:r>
        <w:r w:rsidRPr="00EB504E">
          <w:rPr>
            <w:rFonts w:ascii="Arial" w:eastAsia="Times New Roman" w:hAnsi="Arial" w:cs="Arial"/>
            <w:sz w:val="23"/>
            <w:szCs w:val="23"/>
          </w:rPr>
          <w:br/>
          <w:t>26. Which of these has the longest perimeter?</w:t>
        </w:r>
        <w:r w:rsidRPr="00EB504E">
          <w:rPr>
            <w:rFonts w:ascii="Arial" w:eastAsia="Times New Roman" w:hAnsi="Arial" w:cs="Arial"/>
            <w:sz w:val="23"/>
            <w:szCs w:val="23"/>
          </w:rPr>
          <w:br/>
          <w:t>a. A square 21 cm on a side</w:t>
        </w:r>
        <w:r w:rsidRPr="00EB504E">
          <w:rPr>
            <w:rFonts w:ascii="Arial" w:eastAsia="Times New Roman" w:hAnsi="Arial" w:cs="Arial"/>
            <w:sz w:val="23"/>
            <w:szCs w:val="23"/>
          </w:rPr>
          <w:br/>
          <w:t>b. A rectangle 19 cm long and 24 cm wide</w:t>
        </w:r>
        <w:r w:rsidRPr="00EB504E">
          <w:rPr>
            <w:rFonts w:ascii="Arial" w:eastAsia="Times New Roman" w:hAnsi="Arial" w:cs="Arial"/>
            <w:sz w:val="23"/>
            <w:szCs w:val="23"/>
          </w:rPr>
          <w:br/>
          <w:t>c. An equilateral triangle whose side is 28 cm</w:t>
        </w:r>
        <w:r w:rsidRPr="00EB504E">
          <w:rPr>
            <w:rFonts w:ascii="Arial" w:eastAsia="Times New Roman" w:hAnsi="Arial" w:cs="Arial"/>
            <w:sz w:val="23"/>
            <w:szCs w:val="23"/>
          </w:rPr>
          <w:br/>
          <w:t>d. A right triangle whose two legs are 24 and 32 cm</w:t>
        </w:r>
        <w:r w:rsidRPr="00EB504E">
          <w:rPr>
            <w:rFonts w:ascii="Arial" w:eastAsia="Times New Roman" w:hAnsi="Arial" w:cs="Arial"/>
            <w:sz w:val="23"/>
            <w:szCs w:val="23"/>
          </w:rPr>
          <w:br/>
        </w:r>
        <w:r w:rsidRPr="00EB504E">
          <w:rPr>
            <w:rFonts w:ascii="Arial" w:eastAsia="Times New Roman" w:hAnsi="Arial" w:cs="Arial"/>
            <w:sz w:val="23"/>
            <w:szCs w:val="23"/>
          </w:rPr>
          <w:br/>
          <w:t>27.  How many square inches are in 2 square yard?</w:t>
        </w:r>
        <w:r w:rsidRPr="00EB504E">
          <w:rPr>
            <w:rFonts w:ascii="Arial" w:eastAsia="Times New Roman" w:hAnsi="Arial" w:cs="Arial"/>
            <w:sz w:val="23"/>
            <w:szCs w:val="23"/>
          </w:rPr>
          <w:br/>
          <w:t>a. 900 </w:t>
        </w:r>
        <w:r w:rsidRPr="00EB504E">
          <w:rPr>
            <w:rFonts w:ascii="Arial" w:eastAsia="Times New Roman" w:hAnsi="Arial" w:cs="Arial"/>
            <w:sz w:val="23"/>
            <w:szCs w:val="23"/>
          </w:rPr>
          <w:br/>
          <w:t>b. 144 </w:t>
        </w:r>
        <w:r w:rsidRPr="00EB504E">
          <w:rPr>
            <w:rFonts w:ascii="Arial" w:eastAsia="Times New Roman" w:hAnsi="Arial" w:cs="Arial"/>
            <w:sz w:val="23"/>
            <w:szCs w:val="23"/>
          </w:rPr>
          <w:br/>
          <w:t>c. 1296</w:t>
        </w:r>
        <w:r w:rsidRPr="00EB504E">
          <w:rPr>
            <w:rFonts w:ascii="Arial" w:eastAsia="Times New Roman" w:hAnsi="Arial" w:cs="Arial"/>
            <w:sz w:val="23"/>
            <w:szCs w:val="23"/>
          </w:rPr>
          <w:br/>
          <w:t>d. 2,592</w:t>
        </w:r>
        <w:r w:rsidRPr="00EB504E">
          <w:rPr>
            <w:rFonts w:ascii="Arial" w:eastAsia="Times New Roman" w:hAnsi="Arial" w:cs="Arial"/>
            <w:sz w:val="23"/>
            <w:szCs w:val="23"/>
          </w:rPr>
          <w:br/>
        </w:r>
        <w:r w:rsidRPr="00EB504E">
          <w:rPr>
            <w:rFonts w:ascii="Arial" w:eastAsia="Times New Roman" w:hAnsi="Arial" w:cs="Arial"/>
            <w:sz w:val="23"/>
            <w:szCs w:val="23"/>
          </w:rPr>
          <w:br/>
          <w:t>28. In a playground for Kindergarten kids, 18 children are riding tricycles or bicycles. If there are 43 wheels in all, how many tricycles are there?</w:t>
        </w:r>
        <w:r w:rsidRPr="00EB504E">
          <w:rPr>
            <w:rFonts w:ascii="Arial" w:eastAsia="Times New Roman" w:hAnsi="Arial" w:cs="Arial"/>
            <w:sz w:val="23"/>
            <w:szCs w:val="23"/>
          </w:rPr>
          <w:br/>
          <w:t>a. 8 </w:t>
        </w:r>
        <w:r w:rsidRPr="00EB504E">
          <w:rPr>
            <w:rFonts w:ascii="Arial" w:eastAsia="Times New Roman" w:hAnsi="Arial" w:cs="Arial"/>
            <w:sz w:val="23"/>
            <w:szCs w:val="23"/>
          </w:rPr>
          <w:br/>
          <w:t>b. 9 </w:t>
        </w:r>
        <w:r w:rsidRPr="00EB504E">
          <w:rPr>
            <w:rFonts w:ascii="Arial" w:eastAsia="Times New Roman" w:hAnsi="Arial" w:cs="Arial"/>
            <w:sz w:val="23"/>
            <w:szCs w:val="23"/>
          </w:rPr>
          <w:br/>
          <w:t>c. 7 </w:t>
        </w:r>
        <w:r w:rsidRPr="00EB504E">
          <w:rPr>
            <w:rFonts w:ascii="Arial" w:eastAsia="Times New Roman" w:hAnsi="Arial" w:cs="Arial"/>
            <w:sz w:val="23"/>
            <w:szCs w:val="23"/>
          </w:rPr>
          <w:br/>
          <w:t>d. 11</w:t>
        </w:r>
        <w:r w:rsidRPr="00EB504E">
          <w:rPr>
            <w:rFonts w:ascii="Arial" w:eastAsia="Times New Roman" w:hAnsi="Arial" w:cs="Arial"/>
            <w:sz w:val="23"/>
            <w:szCs w:val="23"/>
          </w:rPr>
          <w:br/>
        </w:r>
        <w:r w:rsidRPr="00EB504E">
          <w:rPr>
            <w:rFonts w:ascii="Arial" w:eastAsia="Times New Roman" w:hAnsi="Arial" w:cs="Arial"/>
            <w:sz w:val="23"/>
            <w:szCs w:val="23"/>
          </w:rPr>
          <w:br/>
          <w:t>29. Nelia takes ¾ hour to dress and get ready for school. It takes 4/5 hour to reach the school. If her class starts promptly at 8:00 am; what is the latest time she can jump out of bed in order not to be late for school?</w:t>
        </w:r>
        <w:r w:rsidRPr="00EB504E">
          <w:rPr>
            <w:rFonts w:ascii="Arial" w:eastAsia="Times New Roman" w:hAnsi="Arial" w:cs="Arial"/>
            <w:sz w:val="23"/>
            <w:szCs w:val="23"/>
          </w:rPr>
          <w:br/>
        </w:r>
        <w:r w:rsidRPr="00EB504E">
          <w:rPr>
            <w:rFonts w:ascii="Arial" w:eastAsia="Times New Roman" w:hAnsi="Arial" w:cs="Arial"/>
            <w:sz w:val="23"/>
            <w:szCs w:val="23"/>
          </w:rPr>
          <w:lastRenderedPageBreak/>
          <w:t>a. 6:42 am </w:t>
        </w:r>
        <w:r w:rsidRPr="00EB504E">
          <w:rPr>
            <w:rFonts w:ascii="Arial" w:eastAsia="Times New Roman" w:hAnsi="Arial" w:cs="Arial"/>
            <w:sz w:val="23"/>
            <w:szCs w:val="23"/>
          </w:rPr>
          <w:br/>
          <w:t>b. 6:27 am </w:t>
        </w:r>
        <w:r w:rsidRPr="00EB504E">
          <w:rPr>
            <w:rFonts w:ascii="Arial" w:eastAsia="Times New Roman" w:hAnsi="Arial" w:cs="Arial"/>
            <w:sz w:val="23"/>
            <w:szCs w:val="23"/>
          </w:rPr>
          <w:br/>
          <w:t>c. 6:57 am </w:t>
        </w:r>
        <w:r w:rsidRPr="00EB504E">
          <w:rPr>
            <w:rFonts w:ascii="Arial" w:eastAsia="Times New Roman" w:hAnsi="Arial" w:cs="Arial"/>
            <w:sz w:val="23"/>
            <w:szCs w:val="23"/>
          </w:rPr>
          <w:br/>
          <w:t>d. 7:02 am</w:t>
        </w:r>
        <w:r w:rsidRPr="00EB504E">
          <w:rPr>
            <w:rFonts w:ascii="Arial" w:eastAsia="Times New Roman" w:hAnsi="Arial" w:cs="Arial"/>
            <w:sz w:val="23"/>
            <w:szCs w:val="23"/>
          </w:rPr>
          <w:br/>
        </w:r>
        <w:r w:rsidRPr="00EB504E">
          <w:rPr>
            <w:rFonts w:ascii="Arial" w:eastAsia="Times New Roman" w:hAnsi="Arial" w:cs="Arial"/>
            <w:sz w:val="23"/>
            <w:szCs w:val="23"/>
          </w:rPr>
          <w:br/>
          <w:t>30. Which common fraction is equivalent to 0.215?</w:t>
        </w:r>
        <w:r w:rsidRPr="00EB504E">
          <w:rPr>
            <w:rFonts w:ascii="Arial" w:eastAsia="Times New Roman" w:hAnsi="Arial" w:cs="Arial"/>
            <w:sz w:val="23"/>
            <w:szCs w:val="23"/>
          </w:rPr>
          <w:br/>
          <w:t>a. 43/200 </w:t>
        </w:r>
        <w:r w:rsidRPr="00EB504E">
          <w:rPr>
            <w:rFonts w:ascii="Arial" w:eastAsia="Times New Roman" w:hAnsi="Arial" w:cs="Arial"/>
            <w:sz w:val="23"/>
            <w:szCs w:val="23"/>
          </w:rPr>
          <w:br/>
          <w:t>b. 27/125 </w:t>
        </w:r>
        <w:r w:rsidRPr="00EB504E">
          <w:rPr>
            <w:rFonts w:ascii="Arial" w:eastAsia="Times New Roman" w:hAnsi="Arial" w:cs="Arial"/>
            <w:sz w:val="23"/>
            <w:szCs w:val="23"/>
          </w:rPr>
          <w:br/>
          <w:t>c. 21/50</w:t>
        </w:r>
        <w:r w:rsidRPr="00EB504E">
          <w:rPr>
            <w:rFonts w:ascii="Arial" w:eastAsia="Times New Roman" w:hAnsi="Arial" w:cs="Arial"/>
            <w:sz w:val="23"/>
            <w:szCs w:val="23"/>
          </w:rPr>
          <w:br/>
          <w:t>d. 108/375</w:t>
        </w:r>
        <w:r w:rsidRPr="00EB504E">
          <w:rPr>
            <w:rFonts w:ascii="Arial" w:eastAsia="Times New Roman" w:hAnsi="Arial" w:cs="Arial"/>
            <w:sz w:val="23"/>
            <w:szCs w:val="23"/>
          </w:rPr>
          <w:br/>
        </w:r>
        <w:r w:rsidRPr="00EB504E">
          <w:rPr>
            <w:rFonts w:ascii="Arial" w:eastAsia="Times New Roman" w:hAnsi="Arial" w:cs="Arial"/>
            <w:sz w:val="23"/>
            <w:szCs w:val="23"/>
          </w:rPr>
          <w:br/>
        </w:r>
        <w:r w:rsidRPr="00EB504E">
          <w:rPr>
            <w:rFonts w:ascii="Arial" w:eastAsia="Times New Roman" w:hAnsi="Arial" w:cs="Arial"/>
            <w:b/>
            <w:bCs/>
            <w:sz w:val="23"/>
            <w:szCs w:val="23"/>
          </w:rPr>
          <w:t>Answers: </w:t>
        </w:r>
        <w:r w:rsidRPr="00EB504E">
          <w:rPr>
            <w:rFonts w:ascii="Arial" w:eastAsia="Times New Roman" w:hAnsi="Arial" w:cs="Arial"/>
            <w:sz w:val="23"/>
            <w:szCs w:val="23"/>
          </w:rPr>
          <w:t>1B 2A 3D 4D 5C 6D 7C 8D 9C 10B 11C 12D 13D 14 15A 16D 17C 18D 19B 20B 21 22D 23D 24C 25C 26D 27D 28C 29B 30A</w:t>
        </w:r>
      </w:ins>
    </w:p>
    <w:p w:rsidR="00873198" w:rsidRPr="00EB504E" w:rsidRDefault="00873198"/>
    <w:p w:rsidR="00EB504E" w:rsidRPr="00EB504E" w:rsidRDefault="00EB504E"/>
    <w:p w:rsidR="00EB504E" w:rsidRPr="00EB504E" w:rsidRDefault="00EB504E" w:rsidP="00EB504E">
      <w:pPr>
        <w:shd w:val="clear" w:color="auto" w:fill="FFFFFF"/>
        <w:spacing w:after="0" w:line="240" w:lineRule="auto"/>
        <w:rPr>
          <w:rFonts w:ascii="Arial" w:eastAsia="Times New Roman" w:hAnsi="Arial" w:cs="Arial"/>
          <w:sz w:val="23"/>
          <w:szCs w:val="23"/>
        </w:rPr>
      </w:pPr>
      <w:r w:rsidRPr="00EB504E">
        <w:rPr>
          <w:rFonts w:ascii="Arial" w:eastAsia="Times New Roman" w:hAnsi="Arial" w:cs="Arial"/>
          <w:sz w:val="23"/>
          <w:szCs w:val="23"/>
        </w:rPr>
        <w:t>We encourage the readers/ reviewees to use the comment box after the article for discussion. Meanwhile, answers are already incorporated below the questions.</w:t>
      </w:r>
      <w:r w:rsidRPr="00EB504E">
        <w:rPr>
          <w:rFonts w:ascii="Arial" w:eastAsia="Times New Roman" w:hAnsi="Arial" w:cs="Arial"/>
          <w:sz w:val="23"/>
          <w:szCs w:val="23"/>
        </w:rPr>
        <w:br/>
      </w:r>
      <w:r w:rsidRPr="00EB504E">
        <w:rPr>
          <w:rFonts w:ascii="Arial" w:eastAsia="Times New Roman" w:hAnsi="Arial" w:cs="Arial"/>
          <w:sz w:val="23"/>
          <w:szCs w:val="23"/>
        </w:rPr>
        <w:br/>
        <w:t>1. 120 is 4/5 of what number?</w:t>
      </w:r>
      <w:r w:rsidRPr="00EB504E">
        <w:rPr>
          <w:rFonts w:ascii="Arial" w:eastAsia="Times New Roman" w:hAnsi="Arial" w:cs="Arial"/>
          <w:sz w:val="23"/>
          <w:szCs w:val="23"/>
        </w:rPr>
        <w:br/>
        <w:t>A. 150</w:t>
      </w:r>
      <w:r w:rsidRPr="00EB504E">
        <w:rPr>
          <w:rFonts w:ascii="Arial" w:eastAsia="Times New Roman" w:hAnsi="Arial" w:cs="Arial"/>
          <w:sz w:val="23"/>
          <w:szCs w:val="23"/>
        </w:rPr>
        <w:br/>
        <w:t>B. 96</w:t>
      </w:r>
      <w:r w:rsidRPr="00EB504E">
        <w:rPr>
          <w:rFonts w:ascii="Arial" w:eastAsia="Times New Roman" w:hAnsi="Arial" w:cs="Arial"/>
          <w:sz w:val="23"/>
          <w:szCs w:val="23"/>
        </w:rPr>
        <w:br/>
        <w:t>C. 30</w:t>
      </w:r>
      <w:r w:rsidRPr="00EB504E">
        <w:rPr>
          <w:rFonts w:ascii="Arial" w:eastAsia="Times New Roman" w:hAnsi="Arial" w:cs="Arial"/>
          <w:sz w:val="23"/>
          <w:szCs w:val="23"/>
        </w:rPr>
        <w:br/>
        <w:t>D. 24</w:t>
      </w:r>
      <w:r w:rsidRPr="00EB504E">
        <w:rPr>
          <w:rFonts w:ascii="Arial" w:eastAsia="Times New Roman" w:hAnsi="Arial" w:cs="Arial"/>
          <w:sz w:val="23"/>
          <w:szCs w:val="23"/>
        </w:rPr>
        <w:br/>
      </w:r>
      <w:r w:rsidRPr="00EB504E">
        <w:rPr>
          <w:rFonts w:ascii="Arial" w:eastAsia="Times New Roman" w:hAnsi="Arial" w:cs="Arial"/>
          <w:sz w:val="23"/>
          <w:szCs w:val="23"/>
        </w:rPr>
        <w:br/>
        <w:t>2. 45 is 60% of what number?</w:t>
      </w:r>
      <w:r w:rsidRPr="00EB504E">
        <w:rPr>
          <w:rFonts w:ascii="Arial" w:eastAsia="Times New Roman" w:hAnsi="Arial" w:cs="Arial"/>
          <w:sz w:val="23"/>
          <w:szCs w:val="23"/>
        </w:rPr>
        <w:br/>
        <w:t>A. 75</w:t>
      </w:r>
      <w:r w:rsidRPr="00EB504E">
        <w:rPr>
          <w:rFonts w:ascii="Arial" w:eastAsia="Times New Roman" w:hAnsi="Arial" w:cs="Arial"/>
          <w:sz w:val="23"/>
          <w:szCs w:val="23"/>
        </w:rPr>
        <w:br/>
        <w:t>B. 27</w:t>
      </w:r>
      <w:r w:rsidRPr="00EB504E">
        <w:rPr>
          <w:rFonts w:ascii="Arial" w:eastAsia="Times New Roman" w:hAnsi="Arial" w:cs="Arial"/>
          <w:sz w:val="23"/>
          <w:szCs w:val="23"/>
        </w:rPr>
        <w:br/>
        <w:t>C. 15</w:t>
      </w:r>
      <w:r w:rsidRPr="00EB504E">
        <w:rPr>
          <w:rFonts w:ascii="Arial" w:eastAsia="Times New Roman" w:hAnsi="Arial" w:cs="Arial"/>
          <w:sz w:val="23"/>
          <w:szCs w:val="23"/>
        </w:rPr>
        <w:br/>
        <w:t>D. 18</w:t>
      </w:r>
      <w:r w:rsidRPr="00EB504E">
        <w:rPr>
          <w:rFonts w:ascii="Arial" w:eastAsia="Times New Roman" w:hAnsi="Arial" w:cs="Arial"/>
          <w:sz w:val="23"/>
          <w:szCs w:val="23"/>
        </w:rPr>
        <w:br/>
      </w:r>
      <w:r w:rsidRPr="00EB504E">
        <w:rPr>
          <w:rFonts w:ascii="Arial" w:eastAsia="Times New Roman" w:hAnsi="Arial" w:cs="Arial"/>
          <w:sz w:val="23"/>
          <w:szCs w:val="23"/>
        </w:rPr>
        <w:br/>
        <w:t>3. What is the ratio of 1/5 to 5/15</w:t>
      </w:r>
      <w:r w:rsidRPr="00EB504E">
        <w:rPr>
          <w:rFonts w:ascii="Arial" w:eastAsia="Times New Roman" w:hAnsi="Arial" w:cs="Arial"/>
          <w:sz w:val="23"/>
          <w:szCs w:val="23"/>
        </w:rPr>
        <w:br/>
        <w:t>A. 3:5</w:t>
      </w:r>
      <w:r w:rsidRPr="00EB504E">
        <w:rPr>
          <w:rFonts w:ascii="Arial" w:eastAsia="Times New Roman" w:hAnsi="Arial" w:cs="Arial"/>
          <w:sz w:val="23"/>
          <w:szCs w:val="23"/>
        </w:rPr>
        <w:br/>
        <w:t>B. 1:5</w:t>
      </w:r>
      <w:r w:rsidRPr="00EB504E">
        <w:rPr>
          <w:rFonts w:ascii="Arial" w:eastAsia="Times New Roman" w:hAnsi="Arial" w:cs="Arial"/>
          <w:sz w:val="23"/>
          <w:szCs w:val="23"/>
        </w:rPr>
        <w:br/>
        <w:t>C. 5:15</w:t>
      </w:r>
      <w:r w:rsidRPr="00EB504E">
        <w:rPr>
          <w:rFonts w:ascii="Arial" w:eastAsia="Times New Roman" w:hAnsi="Arial" w:cs="Arial"/>
          <w:sz w:val="23"/>
          <w:szCs w:val="23"/>
        </w:rPr>
        <w:br/>
        <w:t>D. 15:75</w:t>
      </w:r>
      <w:r w:rsidRPr="00EB504E">
        <w:rPr>
          <w:rFonts w:ascii="Arial" w:eastAsia="Times New Roman" w:hAnsi="Arial" w:cs="Arial"/>
          <w:sz w:val="23"/>
          <w:szCs w:val="23"/>
        </w:rPr>
        <w:br/>
      </w:r>
      <w:r w:rsidRPr="00EB504E">
        <w:rPr>
          <w:rFonts w:ascii="Arial" w:eastAsia="Times New Roman" w:hAnsi="Arial" w:cs="Arial"/>
          <w:sz w:val="23"/>
          <w:szCs w:val="23"/>
        </w:rPr>
        <w:br/>
        <w:t>4. What is the value of y is 2x + 2xy + 3y = 25, and x = 2?</w:t>
      </w:r>
      <w:r w:rsidRPr="00EB504E">
        <w:rPr>
          <w:rFonts w:ascii="Arial" w:eastAsia="Times New Roman" w:hAnsi="Arial" w:cs="Arial"/>
          <w:sz w:val="23"/>
          <w:szCs w:val="23"/>
        </w:rPr>
        <w:br/>
        <w:t>A. 3</w:t>
      </w:r>
      <w:r w:rsidRPr="00EB504E">
        <w:rPr>
          <w:rFonts w:ascii="Arial" w:eastAsia="Times New Roman" w:hAnsi="Arial" w:cs="Arial"/>
          <w:sz w:val="23"/>
          <w:szCs w:val="23"/>
        </w:rPr>
        <w:br/>
        <w:t>B. 25</w:t>
      </w:r>
      <w:r w:rsidRPr="00EB504E">
        <w:rPr>
          <w:rFonts w:ascii="Arial" w:eastAsia="Times New Roman" w:hAnsi="Arial" w:cs="Arial"/>
          <w:sz w:val="23"/>
          <w:szCs w:val="23"/>
        </w:rPr>
        <w:br/>
        <w:t>C. 2</w:t>
      </w:r>
      <w:r w:rsidRPr="00EB504E">
        <w:rPr>
          <w:rFonts w:ascii="Arial" w:eastAsia="Times New Roman" w:hAnsi="Arial" w:cs="Arial"/>
          <w:sz w:val="23"/>
          <w:szCs w:val="23"/>
        </w:rPr>
        <w:br/>
        <w:t>D. 12</w:t>
      </w:r>
      <w:r w:rsidRPr="00EB504E">
        <w:rPr>
          <w:rFonts w:ascii="Arial" w:eastAsia="Times New Roman" w:hAnsi="Arial" w:cs="Arial"/>
          <w:sz w:val="23"/>
          <w:szCs w:val="23"/>
        </w:rPr>
        <w:br/>
      </w:r>
      <w:r w:rsidRPr="00EB504E">
        <w:rPr>
          <w:rFonts w:ascii="Arial" w:eastAsia="Times New Roman" w:hAnsi="Arial" w:cs="Arial"/>
          <w:sz w:val="23"/>
          <w:szCs w:val="23"/>
        </w:rPr>
        <w:br/>
        <w:t>5. Ten nurses earn a total average monthly salary of P120, 000. The total average income of 6 of them amounts to P80, 000. What is the average total income of each of the remaining workers?</w:t>
      </w:r>
      <w:r w:rsidRPr="00EB504E">
        <w:rPr>
          <w:rFonts w:ascii="Arial" w:eastAsia="Times New Roman" w:hAnsi="Arial" w:cs="Arial"/>
          <w:sz w:val="23"/>
          <w:szCs w:val="23"/>
        </w:rPr>
        <w:br/>
        <w:t>A. P10, 000</w:t>
      </w:r>
      <w:r w:rsidRPr="00EB504E">
        <w:rPr>
          <w:rFonts w:ascii="Arial" w:eastAsia="Times New Roman" w:hAnsi="Arial" w:cs="Arial"/>
          <w:sz w:val="23"/>
          <w:szCs w:val="23"/>
        </w:rPr>
        <w:br/>
        <w:t>B. P40, 000</w:t>
      </w:r>
      <w:r w:rsidRPr="00EB504E">
        <w:rPr>
          <w:rFonts w:ascii="Arial" w:eastAsia="Times New Roman" w:hAnsi="Arial" w:cs="Arial"/>
          <w:sz w:val="23"/>
          <w:szCs w:val="23"/>
        </w:rPr>
        <w:br/>
      </w:r>
      <w:r w:rsidRPr="00EB504E">
        <w:rPr>
          <w:rFonts w:ascii="Arial" w:eastAsia="Times New Roman" w:hAnsi="Arial" w:cs="Arial"/>
          <w:sz w:val="23"/>
          <w:szCs w:val="23"/>
        </w:rPr>
        <w:lastRenderedPageBreak/>
        <w:t>C. P400</w:t>
      </w:r>
      <w:r w:rsidRPr="00EB504E">
        <w:rPr>
          <w:rFonts w:ascii="Arial" w:eastAsia="Times New Roman" w:hAnsi="Arial" w:cs="Arial"/>
          <w:sz w:val="23"/>
          <w:szCs w:val="23"/>
        </w:rPr>
        <w:br/>
        <w:t>D. P1, 000</w:t>
      </w:r>
      <w:r w:rsidRPr="00EB504E">
        <w:rPr>
          <w:rFonts w:ascii="Arial" w:eastAsia="Times New Roman" w:hAnsi="Arial" w:cs="Arial"/>
          <w:sz w:val="23"/>
          <w:szCs w:val="23"/>
        </w:rPr>
        <w:br/>
      </w:r>
      <w:r w:rsidRPr="00EB504E">
        <w:rPr>
          <w:rFonts w:ascii="Arial" w:eastAsia="Times New Roman" w:hAnsi="Arial" w:cs="Arial"/>
          <w:sz w:val="23"/>
          <w:szCs w:val="23"/>
        </w:rPr>
        <w:br/>
        <w:t>6. 2 tablespoons is equivalent to 1 liquid ounce while 10 tablespoons is equivalent to ½ cup. How many liquid ounces are there in two cups?</w:t>
      </w:r>
      <w:r w:rsidRPr="00EB504E">
        <w:rPr>
          <w:rFonts w:ascii="Arial" w:eastAsia="Times New Roman" w:hAnsi="Arial" w:cs="Arial"/>
          <w:sz w:val="23"/>
          <w:szCs w:val="23"/>
        </w:rPr>
        <w:br/>
        <w:t>A. 20 ounces</w:t>
      </w:r>
      <w:r w:rsidRPr="00EB504E">
        <w:rPr>
          <w:rFonts w:ascii="Arial" w:eastAsia="Times New Roman" w:hAnsi="Arial" w:cs="Arial"/>
          <w:sz w:val="23"/>
          <w:szCs w:val="23"/>
        </w:rPr>
        <w:br/>
        <w:t>B. 10 ounces</w:t>
      </w:r>
      <w:r w:rsidRPr="00EB504E">
        <w:rPr>
          <w:rFonts w:ascii="Arial" w:eastAsia="Times New Roman" w:hAnsi="Arial" w:cs="Arial"/>
          <w:sz w:val="23"/>
          <w:szCs w:val="23"/>
        </w:rPr>
        <w:br/>
        <w:t>C. 16 ounces</w:t>
      </w:r>
      <w:r w:rsidRPr="00EB504E">
        <w:rPr>
          <w:rFonts w:ascii="Arial" w:eastAsia="Times New Roman" w:hAnsi="Arial" w:cs="Arial"/>
          <w:sz w:val="23"/>
          <w:szCs w:val="23"/>
        </w:rPr>
        <w:br/>
        <w:t>D. 8 ounces</w:t>
      </w:r>
      <w:r w:rsidRPr="00EB504E">
        <w:rPr>
          <w:rFonts w:ascii="Arial" w:eastAsia="Times New Roman" w:hAnsi="Arial" w:cs="Arial"/>
          <w:sz w:val="23"/>
          <w:szCs w:val="23"/>
        </w:rPr>
        <w:br/>
      </w:r>
      <w:r w:rsidRPr="00EB504E">
        <w:rPr>
          <w:rFonts w:ascii="Arial" w:eastAsia="Times New Roman" w:hAnsi="Arial" w:cs="Arial"/>
          <w:sz w:val="23"/>
          <w:szCs w:val="23"/>
        </w:rPr>
        <w:br/>
        <w:t>7. A taxi charges P50 for the first kilometer and charges P3 for each additional mile. How far could P200 go?</w:t>
      </w:r>
      <w:r w:rsidRPr="00EB504E">
        <w:rPr>
          <w:rFonts w:ascii="Arial" w:eastAsia="Times New Roman" w:hAnsi="Arial" w:cs="Arial"/>
          <w:sz w:val="23"/>
          <w:szCs w:val="23"/>
        </w:rPr>
        <w:br/>
        <w:t>A. 50 kilometers</w:t>
      </w:r>
      <w:r w:rsidRPr="00EB504E">
        <w:rPr>
          <w:rFonts w:ascii="Arial" w:eastAsia="Times New Roman" w:hAnsi="Arial" w:cs="Arial"/>
          <w:sz w:val="23"/>
          <w:szCs w:val="23"/>
        </w:rPr>
        <w:br/>
        <w:t>B. 51 kilometers</w:t>
      </w:r>
      <w:r w:rsidRPr="00EB504E">
        <w:rPr>
          <w:rFonts w:ascii="Arial" w:eastAsia="Times New Roman" w:hAnsi="Arial" w:cs="Arial"/>
          <w:sz w:val="23"/>
          <w:szCs w:val="23"/>
        </w:rPr>
        <w:br/>
        <w:t>C. 66. 67 kilometers</w:t>
      </w:r>
      <w:r w:rsidRPr="00EB504E">
        <w:rPr>
          <w:rFonts w:ascii="Arial" w:eastAsia="Times New Roman" w:hAnsi="Arial" w:cs="Arial"/>
          <w:sz w:val="23"/>
          <w:szCs w:val="23"/>
        </w:rPr>
        <w:br/>
        <w:t>D. 4 kilometers</w:t>
      </w:r>
      <w:r w:rsidRPr="00EB504E">
        <w:rPr>
          <w:rFonts w:ascii="Arial" w:eastAsia="Times New Roman" w:hAnsi="Arial" w:cs="Arial"/>
          <w:sz w:val="23"/>
          <w:szCs w:val="23"/>
        </w:rPr>
        <w:br/>
      </w:r>
      <w:r w:rsidRPr="00EB504E">
        <w:rPr>
          <w:rFonts w:ascii="Arial" w:eastAsia="Times New Roman" w:hAnsi="Arial" w:cs="Arial"/>
          <w:sz w:val="23"/>
          <w:szCs w:val="23"/>
        </w:rPr>
        <w:br/>
        <w:t>8. 20, 10, 40, 10, 60, 20, 80, 60, 100, 240, 120, ____, ____ </w:t>
      </w:r>
      <w:r w:rsidRPr="00EB504E">
        <w:rPr>
          <w:rFonts w:ascii="Arial" w:eastAsia="Times New Roman" w:hAnsi="Arial" w:cs="Arial"/>
          <w:sz w:val="23"/>
          <w:szCs w:val="23"/>
        </w:rPr>
        <w:br/>
        <w:t>A. 1200, 140</w:t>
      </w:r>
      <w:r w:rsidRPr="00EB504E">
        <w:rPr>
          <w:rFonts w:ascii="Arial" w:eastAsia="Times New Roman" w:hAnsi="Arial" w:cs="Arial"/>
          <w:sz w:val="23"/>
          <w:szCs w:val="23"/>
        </w:rPr>
        <w:br/>
        <w:t>B. 480, 140</w:t>
      </w:r>
      <w:r w:rsidRPr="00EB504E">
        <w:rPr>
          <w:rFonts w:ascii="Arial" w:eastAsia="Times New Roman" w:hAnsi="Arial" w:cs="Arial"/>
          <w:sz w:val="23"/>
          <w:szCs w:val="23"/>
        </w:rPr>
        <w:br/>
        <w:t>C. 140, 480</w:t>
      </w:r>
      <w:r w:rsidRPr="00EB504E">
        <w:rPr>
          <w:rFonts w:ascii="Arial" w:eastAsia="Times New Roman" w:hAnsi="Arial" w:cs="Arial"/>
          <w:sz w:val="23"/>
          <w:szCs w:val="23"/>
        </w:rPr>
        <w:br/>
        <w:t>D. 1200, 240</w:t>
      </w:r>
      <w:r w:rsidRPr="00EB504E">
        <w:rPr>
          <w:rFonts w:ascii="Arial" w:eastAsia="Times New Roman" w:hAnsi="Arial" w:cs="Arial"/>
          <w:sz w:val="23"/>
          <w:szCs w:val="23"/>
        </w:rPr>
        <w:br/>
      </w:r>
      <w:r w:rsidRPr="00EB504E">
        <w:rPr>
          <w:rFonts w:ascii="Arial" w:eastAsia="Times New Roman" w:hAnsi="Arial" w:cs="Arial"/>
          <w:sz w:val="23"/>
          <w:szCs w:val="23"/>
        </w:rPr>
        <w:br/>
        <w:t>9. What is the value of n in the statement 2mn = 50, if m = 1?</w:t>
      </w:r>
      <w:r w:rsidRPr="00EB504E">
        <w:rPr>
          <w:rFonts w:ascii="Arial" w:eastAsia="Times New Roman" w:hAnsi="Arial" w:cs="Arial"/>
          <w:sz w:val="23"/>
          <w:szCs w:val="23"/>
        </w:rPr>
        <w:br/>
        <w:t>A. 25</w:t>
      </w:r>
      <w:r w:rsidRPr="00EB504E">
        <w:rPr>
          <w:rFonts w:ascii="Arial" w:eastAsia="Times New Roman" w:hAnsi="Arial" w:cs="Arial"/>
          <w:sz w:val="23"/>
          <w:szCs w:val="23"/>
        </w:rPr>
        <w:br/>
        <w:t>B. 2</w:t>
      </w:r>
      <w:r w:rsidRPr="00EB504E">
        <w:rPr>
          <w:rFonts w:ascii="Arial" w:eastAsia="Times New Roman" w:hAnsi="Arial" w:cs="Arial"/>
          <w:sz w:val="23"/>
          <w:szCs w:val="23"/>
        </w:rPr>
        <w:br/>
        <w:t>C. 50</w:t>
      </w:r>
      <w:r w:rsidRPr="00EB504E">
        <w:rPr>
          <w:rFonts w:ascii="Arial" w:eastAsia="Times New Roman" w:hAnsi="Arial" w:cs="Arial"/>
          <w:sz w:val="23"/>
          <w:szCs w:val="23"/>
        </w:rPr>
        <w:br/>
        <w:t>D. 1</w:t>
      </w:r>
    </w:p>
    <w:p w:rsidR="00EB504E" w:rsidRPr="00EB504E" w:rsidRDefault="00EB504E" w:rsidP="00EB504E">
      <w:pPr>
        <w:shd w:val="clear" w:color="auto" w:fill="FFFFFF"/>
        <w:spacing w:after="0" w:line="240" w:lineRule="auto"/>
        <w:jc w:val="center"/>
        <w:rPr>
          <w:ins w:id="4" w:author="Unknown"/>
          <w:rFonts w:ascii="Arial" w:eastAsia="Times New Roman" w:hAnsi="Arial" w:cs="Arial"/>
          <w:sz w:val="23"/>
          <w:szCs w:val="23"/>
        </w:rPr>
      </w:pPr>
      <w:ins w:id="5" w:author="Unknown">
        <w:r w:rsidRPr="00EB504E">
          <w:rPr>
            <w:rFonts w:ascii="Arial" w:eastAsia="Times New Roman" w:hAnsi="Arial" w:cs="Arial"/>
            <w:sz w:val="23"/>
            <w:szCs w:val="23"/>
          </w:rPr>
          <w:br/>
          <w:t> </w:t>
        </w:r>
      </w:ins>
    </w:p>
    <w:p w:rsidR="00EB504E" w:rsidRPr="00EB504E" w:rsidRDefault="00EB504E" w:rsidP="00EB504E">
      <w:pPr>
        <w:shd w:val="clear" w:color="auto" w:fill="FFFFFF"/>
        <w:spacing w:after="0" w:line="240" w:lineRule="auto"/>
        <w:rPr>
          <w:ins w:id="6" w:author="Unknown"/>
          <w:rFonts w:ascii="Arial" w:eastAsia="Times New Roman" w:hAnsi="Arial" w:cs="Arial"/>
          <w:sz w:val="23"/>
          <w:szCs w:val="23"/>
        </w:rPr>
      </w:pPr>
      <w:ins w:id="7" w:author="Unknown">
        <w:r w:rsidRPr="00EB504E">
          <w:rPr>
            <w:rFonts w:ascii="Arial" w:eastAsia="Times New Roman" w:hAnsi="Arial" w:cs="Arial"/>
            <w:sz w:val="23"/>
            <w:szCs w:val="23"/>
          </w:rPr>
          <w:t>10. One store sold twice more apples in the afternoon that in the morning. The store sold 450 pieces of apples. How many apples are sold in the morning?</w:t>
        </w:r>
        <w:r w:rsidRPr="00EB504E">
          <w:rPr>
            <w:rFonts w:ascii="Arial" w:eastAsia="Times New Roman" w:hAnsi="Arial" w:cs="Arial"/>
            <w:sz w:val="23"/>
            <w:szCs w:val="23"/>
          </w:rPr>
          <w:br/>
          <w:t>A. 150</w:t>
        </w:r>
        <w:r w:rsidRPr="00EB504E">
          <w:rPr>
            <w:rFonts w:ascii="Arial" w:eastAsia="Times New Roman" w:hAnsi="Arial" w:cs="Arial"/>
            <w:sz w:val="23"/>
            <w:szCs w:val="23"/>
          </w:rPr>
          <w:br/>
          <w:t>B. 300</w:t>
        </w:r>
        <w:r w:rsidRPr="00EB504E">
          <w:rPr>
            <w:rFonts w:ascii="Arial" w:eastAsia="Times New Roman" w:hAnsi="Arial" w:cs="Arial"/>
            <w:sz w:val="23"/>
            <w:szCs w:val="23"/>
          </w:rPr>
          <w:br/>
          <w:t>C. 200</w:t>
        </w:r>
        <w:r w:rsidRPr="00EB504E">
          <w:rPr>
            <w:rFonts w:ascii="Arial" w:eastAsia="Times New Roman" w:hAnsi="Arial" w:cs="Arial"/>
            <w:sz w:val="23"/>
            <w:szCs w:val="23"/>
          </w:rPr>
          <w:br/>
          <w:t>D. 350</w:t>
        </w:r>
        <w:r w:rsidRPr="00EB504E">
          <w:rPr>
            <w:rFonts w:ascii="Arial" w:eastAsia="Times New Roman" w:hAnsi="Arial" w:cs="Arial"/>
            <w:sz w:val="23"/>
            <w:szCs w:val="23"/>
          </w:rPr>
          <w:br/>
        </w:r>
        <w:r w:rsidRPr="00EB504E">
          <w:rPr>
            <w:rFonts w:ascii="Arial" w:eastAsia="Times New Roman" w:hAnsi="Arial" w:cs="Arial"/>
            <w:sz w:val="23"/>
            <w:szCs w:val="23"/>
          </w:rPr>
          <w:br/>
          <w:t>11. Joey gathered twice more marbles than Vic and Tito gathered 2 more marbles than Vic. They gathered 26 marbles. How many marbles did Vic gather?</w:t>
        </w:r>
        <w:r w:rsidRPr="00EB504E">
          <w:rPr>
            <w:rFonts w:ascii="Arial" w:eastAsia="Times New Roman" w:hAnsi="Arial" w:cs="Arial"/>
            <w:sz w:val="23"/>
            <w:szCs w:val="23"/>
          </w:rPr>
          <w:br/>
          <w:t>A. 6</w:t>
        </w:r>
        <w:r w:rsidRPr="00EB504E">
          <w:rPr>
            <w:rFonts w:ascii="Arial" w:eastAsia="Times New Roman" w:hAnsi="Arial" w:cs="Arial"/>
            <w:sz w:val="23"/>
            <w:szCs w:val="23"/>
          </w:rPr>
          <w:br/>
          <w:t>B. 12</w:t>
        </w:r>
        <w:r w:rsidRPr="00EB504E">
          <w:rPr>
            <w:rFonts w:ascii="Arial" w:eastAsia="Times New Roman" w:hAnsi="Arial" w:cs="Arial"/>
            <w:sz w:val="23"/>
            <w:szCs w:val="23"/>
          </w:rPr>
          <w:br/>
          <w:t>C. 8</w:t>
        </w:r>
        <w:r w:rsidRPr="00EB504E">
          <w:rPr>
            <w:rFonts w:ascii="Arial" w:eastAsia="Times New Roman" w:hAnsi="Arial" w:cs="Arial"/>
            <w:sz w:val="23"/>
            <w:szCs w:val="23"/>
          </w:rPr>
          <w:br/>
          <w:t>D. 14</w:t>
        </w:r>
        <w:r w:rsidRPr="00EB504E">
          <w:rPr>
            <w:rFonts w:ascii="Arial" w:eastAsia="Times New Roman" w:hAnsi="Arial" w:cs="Arial"/>
            <w:sz w:val="23"/>
            <w:szCs w:val="23"/>
          </w:rPr>
          <w:br/>
        </w:r>
        <w:r w:rsidRPr="00EB504E">
          <w:rPr>
            <w:rFonts w:ascii="Arial" w:eastAsia="Times New Roman" w:hAnsi="Arial" w:cs="Arial"/>
            <w:sz w:val="23"/>
            <w:szCs w:val="23"/>
          </w:rPr>
          <w:br/>
          <w:t>12. A child has read 2/3 of a book. The read part of the book has 100 pages more than the unread. How many pages is the book?</w:t>
        </w:r>
        <w:r w:rsidRPr="00EB504E">
          <w:rPr>
            <w:rFonts w:ascii="Arial" w:eastAsia="Times New Roman" w:hAnsi="Arial" w:cs="Arial"/>
            <w:sz w:val="23"/>
            <w:szCs w:val="23"/>
          </w:rPr>
          <w:br/>
          <w:t>A. 300</w:t>
        </w:r>
        <w:r w:rsidRPr="00EB504E">
          <w:rPr>
            <w:rFonts w:ascii="Arial" w:eastAsia="Times New Roman" w:hAnsi="Arial" w:cs="Arial"/>
            <w:sz w:val="23"/>
            <w:szCs w:val="23"/>
          </w:rPr>
          <w:br/>
          <w:t>B. 200</w:t>
        </w:r>
        <w:r w:rsidRPr="00EB504E">
          <w:rPr>
            <w:rFonts w:ascii="Arial" w:eastAsia="Times New Roman" w:hAnsi="Arial" w:cs="Arial"/>
            <w:sz w:val="23"/>
            <w:szCs w:val="23"/>
          </w:rPr>
          <w:br/>
          <w:t>C. 500</w:t>
        </w:r>
        <w:r w:rsidRPr="00EB504E">
          <w:rPr>
            <w:rFonts w:ascii="Arial" w:eastAsia="Times New Roman" w:hAnsi="Arial" w:cs="Arial"/>
            <w:sz w:val="23"/>
            <w:szCs w:val="23"/>
          </w:rPr>
          <w:br/>
        </w:r>
        <w:r w:rsidRPr="00EB504E">
          <w:rPr>
            <w:rFonts w:ascii="Arial" w:eastAsia="Times New Roman" w:hAnsi="Arial" w:cs="Arial"/>
            <w:sz w:val="23"/>
            <w:szCs w:val="23"/>
          </w:rPr>
          <w:lastRenderedPageBreak/>
          <w:t>D. 150</w:t>
        </w:r>
        <w:r w:rsidRPr="00EB504E">
          <w:rPr>
            <w:rFonts w:ascii="Arial" w:eastAsia="Times New Roman" w:hAnsi="Arial" w:cs="Arial"/>
            <w:sz w:val="23"/>
            <w:szCs w:val="23"/>
          </w:rPr>
          <w:br/>
        </w:r>
        <w:r w:rsidRPr="00EB504E">
          <w:rPr>
            <w:rFonts w:ascii="Arial" w:eastAsia="Times New Roman" w:hAnsi="Arial" w:cs="Arial"/>
            <w:sz w:val="23"/>
            <w:szCs w:val="23"/>
          </w:rPr>
          <w:br/>
          <w:t>13. A number is divided by 5. The result was subtracted by 154 and the difference is 6. What is the number?</w:t>
        </w:r>
        <w:r w:rsidRPr="00EB504E">
          <w:rPr>
            <w:rFonts w:ascii="Arial" w:eastAsia="Times New Roman" w:hAnsi="Arial" w:cs="Arial"/>
            <w:sz w:val="23"/>
            <w:szCs w:val="23"/>
          </w:rPr>
          <w:br/>
          <w:t>A. 800</w:t>
        </w:r>
        <w:r w:rsidRPr="00EB504E">
          <w:rPr>
            <w:rFonts w:ascii="Arial" w:eastAsia="Times New Roman" w:hAnsi="Arial" w:cs="Arial"/>
            <w:sz w:val="23"/>
            <w:szCs w:val="23"/>
          </w:rPr>
          <w:br/>
          <w:t>B. 160</w:t>
        </w:r>
        <w:r w:rsidRPr="00EB504E">
          <w:rPr>
            <w:rFonts w:ascii="Arial" w:eastAsia="Times New Roman" w:hAnsi="Arial" w:cs="Arial"/>
            <w:sz w:val="23"/>
            <w:szCs w:val="23"/>
          </w:rPr>
          <w:br/>
          <w:t>C. 200</w:t>
        </w:r>
        <w:r w:rsidRPr="00EB504E">
          <w:rPr>
            <w:rFonts w:ascii="Arial" w:eastAsia="Times New Roman" w:hAnsi="Arial" w:cs="Arial"/>
            <w:sz w:val="23"/>
            <w:szCs w:val="23"/>
          </w:rPr>
          <w:br/>
          <w:t>D. 400</w:t>
        </w:r>
        <w:r w:rsidRPr="00EB504E">
          <w:rPr>
            <w:rFonts w:ascii="Arial" w:eastAsia="Times New Roman" w:hAnsi="Arial" w:cs="Arial"/>
            <w:sz w:val="23"/>
            <w:szCs w:val="23"/>
          </w:rPr>
          <w:br/>
        </w:r>
        <w:r w:rsidRPr="00EB504E">
          <w:rPr>
            <w:rFonts w:ascii="Arial" w:eastAsia="Times New Roman" w:hAnsi="Arial" w:cs="Arial"/>
            <w:sz w:val="23"/>
            <w:szCs w:val="23"/>
          </w:rPr>
          <w:br/>
          <w:t>14. A container contains 23bottles and each bottle contains 20 marbles. How many marbles are there in 10 bottles?</w:t>
        </w:r>
        <w:r w:rsidRPr="00EB504E">
          <w:rPr>
            <w:rFonts w:ascii="Arial" w:eastAsia="Times New Roman" w:hAnsi="Arial" w:cs="Arial"/>
            <w:sz w:val="23"/>
            <w:szCs w:val="23"/>
          </w:rPr>
          <w:br/>
          <w:t>A. 460</w:t>
        </w:r>
        <w:r w:rsidRPr="00EB504E">
          <w:rPr>
            <w:rFonts w:ascii="Arial" w:eastAsia="Times New Roman" w:hAnsi="Arial" w:cs="Arial"/>
            <w:sz w:val="23"/>
            <w:szCs w:val="23"/>
          </w:rPr>
          <w:br/>
          <w:t>B. 400</w:t>
        </w:r>
        <w:r w:rsidRPr="00EB504E">
          <w:rPr>
            <w:rFonts w:ascii="Arial" w:eastAsia="Times New Roman" w:hAnsi="Arial" w:cs="Arial"/>
            <w:sz w:val="23"/>
            <w:szCs w:val="23"/>
          </w:rPr>
          <w:br/>
          <w:t>C. 100</w:t>
        </w:r>
        <w:r w:rsidRPr="00EB504E">
          <w:rPr>
            <w:rFonts w:ascii="Arial" w:eastAsia="Times New Roman" w:hAnsi="Arial" w:cs="Arial"/>
            <w:sz w:val="23"/>
            <w:szCs w:val="23"/>
          </w:rPr>
          <w:br/>
          <w:t>D. 200</w:t>
        </w:r>
        <w:r w:rsidRPr="00EB504E">
          <w:rPr>
            <w:rFonts w:ascii="Arial" w:eastAsia="Times New Roman" w:hAnsi="Arial" w:cs="Arial"/>
            <w:sz w:val="23"/>
            <w:szCs w:val="23"/>
          </w:rPr>
          <w:br/>
        </w:r>
        <w:r w:rsidRPr="00EB504E">
          <w:rPr>
            <w:rFonts w:ascii="Arial" w:eastAsia="Times New Roman" w:hAnsi="Arial" w:cs="Arial"/>
            <w:sz w:val="23"/>
            <w:szCs w:val="23"/>
          </w:rPr>
          <w:br/>
          <w:t>15. It takes John 25 minutes to walk to the car park and 45 to drive to work. At what time should he get out of the house in order to get to work at 9:00 a.m.?</w:t>
        </w:r>
        <w:r w:rsidRPr="00EB504E">
          <w:rPr>
            <w:rFonts w:ascii="Arial" w:eastAsia="Times New Roman" w:hAnsi="Arial" w:cs="Arial"/>
            <w:sz w:val="23"/>
            <w:szCs w:val="23"/>
          </w:rPr>
          <w:br/>
          <w:t>A. 7:50 am</w:t>
        </w:r>
        <w:r w:rsidRPr="00EB504E">
          <w:rPr>
            <w:rFonts w:ascii="Arial" w:eastAsia="Times New Roman" w:hAnsi="Arial" w:cs="Arial"/>
            <w:sz w:val="23"/>
            <w:szCs w:val="23"/>
          </w:rPr>
          <w:br/>
          <w:t>B. 8:00 am</w:t>
        </w:r>
        <w:r w:rsidRPr="00EB504E">
          <w:rPr>
            <w:rFonts w:ascii="Arial" w:eastAsia="Times New Roman" w:hAnsi="Arial" w:cs="Arial"/>
            <w:sz w:val="23"/>
            <w:szCs w:val="23"/>
          </w:rPr>
          <w:br/>
          <w:t>C. 8:10 am</w:t>
        </w:r>
        <w:r w:rsidRPr="00EB504E">
          <w:rPr>
            <w:rFonts w:ascii="Arial" w:eastAsia="Times New Roman" w:hAnsi="Arial" w:cs="Arial"/>
            <w:sz w:val="23"/>
            <w:szCs w:val="23"/>
          </w:rPr>
          <w:br/>
          <w:t>D. 8:20 am</w:t>
        </w:r>
        <w:r w:rsidRPr="00EB504E">
          <w:rPr>
            <w:rFonts w:ascii="Arial" w:eastAsia="Times New Roman" w:hAnsi="Arial" w:cs="Arial"/>
            <w:sz w:val="23"/>
            <w:szCs w:val="23"/>
          </w:rPr>
          <w:br/>
        </w:r>
        <w:r w:rsidRPr="00EB504E">
          <w:rPr>
            <w:rFonts w:ascii="Arial" w:eastAsia="Times New Roman" w:hAnsi="Arial" w:cs="Arial"/>
            <w:sz w:val="23"/>
            <w:szCs w:val="23"/>
          </w:rPr>
          <w:br/>
          <w:t>16. Kim can walk 4 kilometers in one hour. How long does it take Kim to walk 18 kilometers?</w:t>
        </w:r>
        <w:r w:rsidRPr="00EB504E">
          <w:rPr>
            <w:rFonts w:ascii="Arial" w:eastAsia="Times New Roman" w:hAnsi="Arial" w:cs="Arial"/>
            <w:sz w:val="23"/>
            <w:szCs w:val="23"/>
          </w:rPr>
          <w:br/>
          <w:t>A. 4 ½ hours</w:t>
        </w:r>
        <w:r w:rsidRPr="00EB504E">
          <w:rPr>
            <w:rFonts w:ascii="Arial" w:eastAsia="Times New Roman" w:hAnsi="Arial" w:cs="Arial"/>
            <w:sz w:val="23"/>
            <w:szCs w:val="23"/>
          </w:rPr>
          <w:br/>
          <w:t>B. 4 hours</w:t>
        </w:r>
        <w:r w:rsidRPr="00EB504E">
          <w:rPr>
            <w:rFonts w:ascii="Arial" w:eastAsia="Times New Roman" w:hAnsi="Arial" w:cs="Arial"/>
            <w:sz w:val="23"/>
            <w:szCs w:val="23"/>
          </w:rPr>
          <w:br/>
          <w:t>C. 5 hours</w:t>
        </w:r>
        <w:r w:rsidRPr="00EB504E">
          <w:rPr>
            <w:rFonts w:ascii="Arial" w:eastAsia="Times New Roman" w:hAnsi="Arial" w:cs="Arial"/>
            <w:sz w:val="23"/>
            <w:szCs w:val="23"/>
          </w:rPr>
          <w:br/>
          <w:t>D. 8 hours</w:t>
        </w:r>
        <w:r w:rsidRPr="00EB504E">
          <w:rPr>
            <w:rFonts w:ascii="Arial" w:eastAsia="Times New Roman" w:hAnsi="Arial" w:cs="Arial"/>
            <w:sz w:val="23"/>
            <w:szCs w:val="23"/>
          </w:rPr>
          <w:br/>
        </w:r>
        <w:r w:rsidRPr="00EB504E">
          <w:rPr>
            <w:rFonts w:ascii="Arial" w:eastAsia="Times New Roman" w:hAnsi="Arial" w:cs="Arial"/>
            <w:sz w:val="23"/>
            <w:szCs w:val="23"/>
          </w:rPr>
          <w:br/>
          <w:t>17. A factory produced 2300 TV sets in its first year of production. 4500 sets were produced in its second year and 500 more sets were produced in its third year than in its second year. How many TV sets were produced in three years?</w:t>
        </w:r>
        <w:r w:rsidRPr="00EB504E">
          <w:rPr>
            <w:rFonts w:ascii="Arial" w:eastAsia="Times New Roman" w:hAnsi="Arial" w:cs="Arial"/>
            <w:sz w:val="23"/>
            <w:szCs w:val="23"/>
          </w:rPr>
          <w:br/>
          <w:t>A. 11,800</w:t>
        </w:r>
        <w:r w:rsidRPr="00EB504E">
          <w:rPr>
            <w:rFonts w:ascii="Arial" w:eastAsia="Times New Roman" w:hAnsi="Arial" w:cs="Arial"/>
            <w:sz w:val="23"/>
            <w:szCs w:val="23"/>
          </w:rPr>
          <w:br/>
          <w:t>B. 12, 800</w:t>
        </w:r>
        <w:r w:rsidRPr="00EB504E">
          <w:rPr>
            <w:rFonts w:ascii="Arial" w:eastAsia="Times New Roman" w:hAnsi="Arial" w:cs="Arial"/>
            <w:sz w:val="23"/>
            <w:szCs w:val="23"/>
          </w:rPr>
          <w:br/>
          <w:t>C. 10, 800</w:t>
        </w:r>
        <w:r w:rsidRPr="00EB504E">
          <w:rPr>
            <w:rFonts w:ascii="Arial" w:eastAsia="Times New Roman" w:hAnsi="Arial" w:cs="Arial"/>
            <w:sz w:val="23"/>
            <w:szCs w:val="23"/>
          </w:rPr>
          <w:br/>
          <w:t>D. 13, 800</w:t>
        </w:r>
        <w:r w:rsidRPr="00EB504E">
          <w:rPr>
            <w:rFonts w:ascii="Arial" w:eastAsia="Times New Roman" w:hAnsi="Arial" w:cs="Arial"/>
            <w:sz w:val="23"/>
            <w:szCs w:val="23"/>
          </w:rPr>
          <w:br/>
        </w:r>
        <w:r w:rsidRPr="00EB504E">
          <w:rPr>
            <w:rFonts w:ascii="Arial" w:eastAsia="Times New Roman" w:hAnsi="Arial" w:cs="Arial"/>
            <w:sz w:val="23"/>
            <w:szCs w:val="23"/>
          </w:rPr>
          <w:br/>
          <w:t>18. Tom and Bob have a total of 49 toys. If Bob has 5 more toys than Tom, how many toys does Tom has?</w:t>
        </w:r>
        <w:r w:rsidRPr="00EB504E">
          <w:rPr>
            <w:rFonts w:ascii="Arial" w:eastAsia="Times New Roman" w:hAnsi="Arial" w:cs="Arial"/>
            <w:sz w:val="23"/>
            <w:szCs w:val="23"/>
          </w:rPr>
          <w:br/>
          <w:t>A. 22</w:t>
        </w:r>
        <w:r w:rsidRPr="00EB504E">
          <w:rPr>
            <w:rFonts w:ascii="Arial" w:eastAsia="Times New Roman" w:hAnsi="Arial" w:cs="Arial"/>
            <w:sz w:val="23"/>
            <w:szCs w:val="23"/>
          </w:rPr>
          <w:br/>
          <w:t>B. 27</w:t>
        </w:r>
        <w:r w:rsidRPr="00EB504E">
          <w:rPr>
            <w:rFonts w:ascii="Arial" w:eastAsia="Times New Roman" w:hAnsi="Arial" w:cs="Arial"/>
            <w:sz w:val="23"/>
            <w:szCs w:val="23"/>
          </w:rPr>
          <w:br/>
          <w:t>C. 23</w:t>
        </w:r>
        <w:r w:rsidRPr="00EB504E">
          <w:rPr>
            <w:rFonts w:ascii="Arial" w:eastAsia="Times New Roman" w:hAnsi="Arial" w:cs="Arial"/>
            <w:sz w:val="23"/>
            <w:szCs w:val="23"/>
          </w:rPr>
          <w:br/>
          <w:t>D. 26</w:t>
        </w:r>
        <w:r w:rsidRPr="00EB504E">
          <w:rPr>
            <w:rFonts w:ascii="Arial" w:eastAsia="Times New Roman" w:hAnsi="Arial" w:cs="Arial"/>
            <w:sz w:val="23"/>
            <w:szCs w:val="23"/>
          </w:rPr>
          <w:br/>
        </w:r>
        <w:r w:rsidRPr="00EB504E">
          <w:rPr>
            <w:rFonts w:ascii="Arial" w:eastAsia="Times New Roman" w:hAnsi="Arial" w:cs="Arial"/>
            <w:sz w:val="23"/>
            <w:szCs w:val="23"/>
          </w:rPr>
          <w:br/>
          <w:t>19. John can eat a quarter of a pizza in one minute. How long does it take John to eat one pizza and a half?</w:t>
        </w:r>
        <w:r w:rsidRPr="00EB504E">
          <w:rPr>
            <w:rFonts w:ascii="Arial" w:eastAsia="Times New Roman" w:hAnsi="Arial" w:cs="Arial"/>
            <w:sz w:val="23"/>
            <w:szCs w:val="23"/>
          </w:rPr>
          <w:br/>
          <w:t>A. 6 minutes</w:t>
        </w:r>
        <w:r w:rsidRPr="00EB504E">
          <w:rPr>
            <w:rFonts w:ascii="Arial" w:eastAsia="Times New Roman" w:hAnsi="Arial" w:cs="Arial"/>
            <w:sz w:val="23"/>
            <w:szCs w:val="23"/>
          </w:rPr>
          <w:br/>
          <w:t>B. 12 minutes</w:t>
        </w:r>
        <w:r w:rsidRPr="00EB504E">
          <w:rPr>
            <w:rFonts w:ascii="Arial" w:eastAsia="Times New Roman" w:hAnsi="Arial" w:cs="Arial"/>
            <w:sz w:val="23"/>
            <w:szCs w:val="23"/>
          </w:rPr>
          <w:br/>
        </w:r>
        <w:r w:rsidRPr="00EB504E">
          <w:rPr>
            <w:rFonts w:ascii="Arial" w:eastAsia="Times New Roman" w:hAnsi="Arial" w:cs="Arial"/>
            <w:sz w:val="23"/>
            <w:szCs w:val="23"/>
          </w:rPr>
          <w:lastRenderedPageBreak/>
          <w:t>C. 9 minutes</w:t>
        </w:r>
        <w:r w:rsidRPr="00EB504E">
          <w:rPr>
            <w:rFonts w:ascii="Arial" w:eastAsia="Times New Roman" w:hAnsi="Arial" w:cs="Arial"/>
            <w:sz w:val="23"/>
            <w:szCs w:val="23"/>
          </w:rPr>
          <w:br/>
          <w:t>D. 3 minutes</w:t>
        </w:r>
        <w:r w:rsidRPr="00EB504E">
          <w:rPr>
            <w:rFonts w:ascii="Arial" w:eastAsia="Times New Roman" w:hAnsi="Arial" w:cs="Arial"/>
            <w:sz w:val="23"/>
            <w:szCs w:val="23"/>
          </w:rPr>
          <w:br/>
        </w:r>
        <w:r w:rsidRPr="00EB504E">
          <w:rPr>
            <w:rFonts w:ascii="Arial" w:eastAsia="Times New Roman" w:hAnsi="Arial" w:cs="Arial"/>
            <w:sz w:val="23"/>
            <w:szCs w:val="23"/>
          </w:rPr>
          <w:br/>
          <w:t>20. What is 150% of 298?</w:t>
        </w:r>
        <w:r w:rsidRPr="00EB504E">
          <w:rPr>
            <w:rFonts w:ascii="Arial" w:eastAsia="Times New Roman" w:hAnsi="Arial" w:cs="Arial"/>
            <w:sz w:val="23"/>
            <w:szCs w:val="23"/>
          </w:rPr>
          <w:br/>
          <w:t>A. 447</w:t>
        </w:r>
        <w:r w:rsidRPr="00EB504E">
          <w:rPr>
            <w:rFonts w:ascii="Arial" w:eastAsia="Times New Roman" w:hAnsi="Arial" w:cs="Arial"/>
            <w:sz w:val="23"/>
            <w:szCs w:val="23"/>
          </w:rPr>
          <w:br/>
          <w:t>B. 44.7</w:t>
        </w:r>
        <w:r w:rsidRPr="00EB504E">
          <w:rPr>
            <w:rFonts w:ascii="Arial" w:eastAsia="Times New Roman" w:hAnsi="Arial" w:cs="Arial"/>
            <w:sz w:val="23"/>
            <w:szCs w:val="23"/>
          </w:rPr>
          <w:br/>
          <w:t>C. 4.47</w:t>
        </w:r>
        <w:r w:rsidRPr="00EB504E">
          <w:rPr>
            <w:rFonts w:ascii="Arial" w:eastAsia="Times New Roman" w:hAnsi="Arial" w:cs="Arial"/>
            <w:sz w:val="23"/>
            <w:szCs w:val="23"/>
          </w:rPr>
          <w:br/>
          <w:t>D. 4470</w:t>
        </w:r>
        <w:r w:rsidRPr="00EB504E">
          <w:rPr>
            <w:rFonts w:ascii="Arial" w:eastAsia="Times New Roman" w:hAnsi="Arial" w:cs="Arial"/>
            <w:sz w:val="23"/>
            <w:szCs w:val="23"/>
          </w:rPr>
          <w:br/>
        </w:r>
        <w:r w:rsidRPr="00EB504E">
          <w:rPr>
            <w:rFonts w:ascii="Arial" w:eastAsia="Times New Roman" w:hAnsi="Arial" w:cs="Arial"/>
            <w:sz w:val="23"/>
            <w:szCs w:val="23"/>
          </w:rPr>
          <w:br/>
        </w:r>
        <w:r w:rsidRPr="00EB504E">
          <w:rPr>
            <w:rFonts w:ascii="Arial" w:eastAsia="Times New Roman" w:hAnsi="Arial" w:cs="Arial"/>
            <w:b/>
            <w:bCs/>
            <w:sz w:val="23"/>
            <w:szCs w:val="23"/>
          </w:rPr>
          <w:t>Answers:</w:t>
        </w:r>
        <w:r w:rsidRPr="00EB504E">
          <w:rPr>
            <w:rFonts w:ascii="Arial" w:eastAsia="Times New Roman" w:hAnsi="Arial" w:cs="Arial"/>
            <w:sz w:val="23"/>
            <w:szCs w:val="23"/>
          </w:rPr>
          <w:t> 1A 2A 3A 4A 5A 6A 7B 8A 9A 10A 11A 12A 13A 14D 15A 16A 17A 18A 19A 20A</w:t>
        </w:r>
      </w:ins>
    </w:p>
    <w:p w:rsidR="00EB504E" w:rsidRDefault="00EB504E"/>
    <w:p w:rsidR="00EB504E" w:rsidRDefault="00EB504E"/>
    <w:p w:rsidR="00EB504E" w:rsidRDefault="00EB504E"/>
    <w:p w:rsidR="00EB504E" w:rsidRPr="00EB504E" w:rsidRDefault="00EB504E" w:rsidP="00EB504E">
      <w:pPr>
        <w:pStyle w:val="NoSpacing"/>
        <w:rPr>
          <w:sz w:val="28"/>
          <w:szCs w:val="28"/>
        </w:rPr>
      </w:pP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Georgia" w:eastAsia="Times New Roman" w:hAnsi="Georgia" w:cs="Times New Roman"/>
          <w:color w:val="333333"/>
          <w:sz w:val="28"/>
          <w:szCs w:val="28"/>
        </w:rPr>
        <w:t>LET - GENERAL EDUCATION &amp; MATHEMATICS MAJOR REVIEWER 1</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1.   How many multiples of 8 are there between 30 to 90?</w:t>
      </w:r>
    </w:p>
    <w:p w:rsidR="00EB504E" w:rsidRPr="00EB504E" w:rsidRDefault="00EB504E" w:rsidP="00EB504E">
      <w:pPr>
        <w:pStyle w:val="NoSpacing"/>
        <w:rPr>
          <w:rFonts w:ascii="Georgia" w:eastAsia="Times New Roman" w:hAnsi="Georgia" w:cs="Times New Roman"/>
          <w:color w:val="333333"/>
          <w:sz w:val="28"/>
          <w:szCs w:val="28"/>
        </w:rPr>
      </w:pP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a. 8</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9</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7</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d.10</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2.   If x + y = 17, then find (x + y)² = _________.</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a. 288</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290</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289</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291</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3.   If (x - y)² = 49, then x² - 2xy + y² = __________.</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a. 47</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48</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49</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50</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4.    How many multiples of seven are there between the first and last two-digit numbers?</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lastRenderedPageBreak/>
        <w:br/>
        <w:t>a. 20</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15</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18</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14</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5.   If x – 2y = 14, then x² = ____________.</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a. 4y² + 56y +196</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4y² + 196</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4y² - 196</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196</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6.   If 3x – 18y = - 21, then x – 6y = ________.</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a. -3</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-5</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-7</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-9</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7.   What is the sum of the biggest negative integer and the smallest positive integer?</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a. 0</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-1</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1</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2</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8.   If 3x + 2y = 4, then 4y² = _____________.</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a. 64 - 9x²</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16 - 24x + 9x²</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64 -144x +108x² - 27x³</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16 + 24x + 9x²</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9.   The sum of the first three of the ten consecutive integers is 63.  Find the sum of the last three integers.</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a. 74</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lastRenderedPageBreak/>
        <w:t>b. 54</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84</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64</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br/>
        <w:t>10.        If (x - y)² = 64, then x = _________.</w:t>
      </w:r>
    </w:p>
    <w:p w:rsidR="00EB504E" w:rsidRPr="00EB504E" w:rsidRDefault="00EB504E" w:rsidP="00EB504E">
      <w:pPr>
        <w:pStyle w:val="NoSpacing"/>
        <w:rPr>
          <w:rFonts w:ascii="Georgia" w:eastAsia="Times New Roman" w:hAnsi="Georgia" w:cs="Times New Roman"/>
          <w:color w:val="333333"/>
          <w:sz w:val="28"/>
          <w:szCs w:val="28"/>
        </w:rPr>
      </w:pP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a. 8 - y</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b. 64 + y</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c. 64 - y</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d. 8 + y</w:t>
      </w:r>
    </w:p>
    <w:p w:rsidR="00EB504E" w:rsidRPr="00EB504E" w:rsidRDefault="00EB504E" w:rsidP="00EB504E">
      <w:pPr>
        <w:pStyle w:val="NoSpacing"/>
        <w:rPr>
          <w:rFonts w:ascii="Georgia" w:eastAsia="Times New Roman" w:hAnsi="Georgia" w:cs="Times New Roman"/>
          <w:color w:val="333333"/>
          <w:sz w:val="28"/>
          <w:szCs w:val="28"/>
        </w:rPr>
      </w:pPr>
    </w:p>
    <w:p w:rsidR="00EB504E" w:rsidRPr="00EB504E" w:rsidRDefault="00EB504E" w:rsidP="00EB504E">
      <w:pPr>
        <w:pStyle w:val="NoSpacing"/>
        <w:rPr>
          <w:rFonts w:ascii="Georgia" w:eastAsia="Times New Roman" w:hAnsi="Georgia" w:cs="Times New Roman"/>
          <w:color w:val="333333"/>
          <w:sz w:val="28"/>
          <w:szCs w:val="28"/>
        </w:rPr>
      </w:pP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answer key</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1.a</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2.c</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3.c</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4.d</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5.a</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6.c</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7.a</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8.b</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9.c</w:t>
      </w:r>
    </w:p>
    <w:p w:rsidR="00EB504E" w:rsidRPr="00EB504E" w:rsidRDefault="00EB504E" w:rsidP="00EB504E">
      <w:pPr>
        <w:pStyle w:val="NoSpacing"/>
        <w:rPr>
          <w:rFonts w:ascii="Georgia" w:eastAsia="Times New Roman" w:hAnsi="Georgia" w:cs="Times New Roman"/>
          <w:color w:val="333333"/>
          <w:sz w:val="28"/>
          <w:szCs w:val="28"/>
        </w:rPr>
      </w:pPr>
      <w:r w:rsidRPr="00EB504E">
        <w:rPr>
          <w:rFonts w:ascii="Bookman Old Style" w:eastAsia="Times New Roman" w:hAnsi="Bookman Old Style" w:cs="Times New Roman"/>
          <w:b/>
          <w:bCs/>
          <w:color w:val="333333"/>
          <w:sz w:val="28"/>
          <w:szCs w:val="28"/>
        </w:rPr>
        <w:t>10.d</w:t>
      </w:r>
    </w:p>
    <w:p w:rsidR="00EB504E" w:rsidRDefault="00EB504E"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Pr="00091EAD" w:rsidRDefault="00091EAD" w:rsidP="00091EAD">
      <w:pPr>
        <w:pStyle w:val="NoSpacing"/>
        <w:rPr>
          <w:sz w:val="28"/>
          <w:szCs w:val="28"/>
        </w:rPr>
      </w:pPr>
      <w:r w:rsidRPr="00091EAD">
        <w:rPr>
          <w:sz w:val="28"/>
          <w:szCs w:val="28"/>
        </w:rPr>
        <w:lastRenderedPageBreak/>
        <w:t>LET Reviewer for GENERAL EDUCATION and for MATH MAJORS</w:t>
      </w:r>
    </w:p>
    <w:p w:rsidR="00091EAD" w:rsidRPr="00091EAD" w:rsidRDefault="00091EAD" w:rsidP="00091EAD">
      <w:pPr>
        <w:pStyle w:val="NoSpacing"/>
        <w:rPr>
          <w:sz w:val="28"/>
          <w:szCs w:val="28"/>
        </w:rPr>
      </w:pPr>
      <w:r w:rsidRPr="00091EAD">
        <w:rPr>
          <w:rFonts w:ascii="Bookman Old Style" w:hAnsi="Bookman Old Style"/>
          <w:b/>
          <w:bCs/>
          <w:sz w:val="28"/>
          <w:szCs w:val="28"/>
        </w:rPr>
        <w:t>1. If (9x + 25y)(3x + 9y) is expanded, then the sum of the numerical coefficients of x² and xy is ______.</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a. 183</w:t>
      </w:r>
    </w:p>
    <w:p w:rsidR="00091EAD" w:rsidRPr="00091EAD" w:rsidRDefault="00091EAD" w:rsidP="00091EAD">
      <w:pPr>
        <w:pStyle w:val="NoSpacing"/>
        <w:rPr>
          <w:sz w:val="28"/>
          <w:szCs w:val="28"/>
        </w:rPr>
      </w:pPr>
      <w:r w:rsidRPr="00091EAD">
        <w:rPr>
          <w:rFonts w:ascii="Bookman Old Style" w:hAnsi="Bookman Old Style"/>
          <w:b/>
          <w:bCs/>
          <w:sz w:val="28"/>
          <w:szCs w:val="28"/>
        </w:rPr>
        <w:t>b. 230</w:t>
      </w:r>
    </w:p>
    <w:p w:rsidR="00091EAD" w:rsidRPr="00091EAD" w:rsidRDefault="00091EAD" w:rsidP="00091EAD">
      <w:pPr>
        <w:pStyle w:val="NoSpacing"/>
        <w:rPr>
          <w:sz w:val="28"/>
          <w:szCs w:val="28"/>
        </w:rPr>
      </w:pPr>
      <w:r w:rsidRPr="00091EAD">
        <w:rPr>
          <w:rFonts w:ascii="Bookman Old Style" w:hAnsi="Bookman Old Style"/>
          <w:b/>
          <w:bCs/>
          <w:sz w:val="28"/>
          <w:szCs w:val="28"/>
        </w:rPr>
        <w:t>c. 172</w:t>
      </w:r>
    </w:p>
    <w:p w:rsidR="00091EAD" w:rsidRPr="00091EAD" w:rsidRDefault="00091EAD" w:rsidP="00091EAD">
      <w:pPr>
        <w:pStyle w:val="NoSpacing"/>
        <w:rPr>
          <w:sz w:val="28"/>
          <w:szCs w:val="28"/>
        </w:rPr>
      </w:pPr>
      <w:r w:rsidRPr="00091EAD">
        <w:rPr>
          <w:rFonts w:ascii="Bookman Old Style" w:hAnsi="Bookman Old Style"/>
          <w:b/>
          <w:bCs/>
          <w:sz w:val="28"/>
          <w:szCs w:val="28"/>
        </w:rPr>
        <w:t>d. 211</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2. If (x – 1/4)(x + 1/5) = x² + </w:t>
      </w:r>
      <w:r w:rsidRPr="00091EAD">
        <w:rPr>
          <w:rFonts w:ascii="Bookman Old Style" w:hAnsi="Bookman Old Style"/>
          <w:b/>
          <w:bCs/>
          <w:i/>
          <w:iCs/>
          <w:sz w:val="28"/>
          <w:szCs w:val="28"/>
        </w:rPr>
        <w:t>a</w:t>
      </w:r>
      <w:r w:rsidRPr="00091EAD">
        <w:rPr>
          <w:rFonts w:ascii="Bookman Old Style" w:hAnsi="Bookman Old Style"/>
          <w:b/>
          <w:bCs/>
          <w:sz w:val="28"/>
          <w:szCs w:val="28"/>
        </w:rPr>
        <w:t>x + </w:t>
      </w:r>
      <w:r w:rsidRPr="00091EAD">
        <w:rPr>
          <w:rFonts w:ascii="Bookman Old Style" w:hAnsi="Bookman Old Style"/>
          <w:b/>
          <w:bCs/>
          <w:i/>
          <w:iCs/>
          <w:sz w:val="28"/>
          <w:szCs w:val="28"/>
        </w:rPr>
        <w:t>b</w:t>
      </w:r>
      <w:r w:rsidRPr="00091EAD">
        <w:rPr>
          <w:rFonts w:ascii="Bookman Old Style" w:hAnsi="Bookman Old Style"/>
          <w:b/>
          <w:bCs/>
          <w:sz w:val="28"/>
          <w:szCs w:val="28"/>
        </w:rPr>
        <w:t>, </w:t>
      </w:r>
      <w:r w:rsidRPr="00091EAD">
        <w:rPr>
          <w:rFonts w:ascii="Bookman Old Style" w:hAnsi="Bookman Old Style"/>
          <w:b/>
          <w:bCs/>
          <w:i/>
          <w:iCs/>
          <w:sz w:val="28"/>
          <w:szCs w:val="28"/>
        </w:rPr>
        <w:t>a</w:t>
      </w:r>
      <w:r w:rsidRPr="00091EAD">
        <w:rPr>
          <w:rFonts w:ascii="Bookman Old Style" w:hAnsi="Bookman Old Style"/>
          <w:b/>
          <w:bCs/>
          <w:sz w:val="28"/>
          <w:szCs w:val="28"/>
        </w:rPr>
        <w:t> and </w:t>
      </w:r>
      <w:r w:rsidRPr="00091EAD">
        <w:rPr>
          <w:rFonts w:ascii="Bookman Old Style" w:hAnsi="Bookman Old Style"/>
          <w:b/>
          <w:bCs/>
          <w:i/>
          <w:iCs/>
          <w:sz w:val="28"/>
          <w:szCs w:val="28"/>
        </w:rPr>
        <w:t>b</w:t>
      </w:r>
      <w:r w:rsidRPr="00091EAD">
        <w:rPr>
          <w:rFonts w:ascii="Bookman Old Style" w:hAnsi="Bookman Old Style"/>
          <w:b/>
          <w:bCs/>
          <w:sz w:val="28"/>
          <w:szCs w:val="28"/>
        </w:rPr>
        <w:t> are integers, then what is the value of ab³.</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a.   1/16,000</w:t>
      </w:r>
    </w:p>
    <w:p w:rsidR="00091EAD" w:rsidRPr="00091EAD" w:rsidRDefault="00091EAD" w:rsidP="00091EAD">
      <w:pPr>
        <w:pStyle w:val="NoSpacing"/>
        <w:rPr>
          <w:sz w:val="28"/>
          <w:szCs w:val="28"/>
        </w:rPr>
      </w:pPr>
      <w:r w:rsidRPr="00091EAD">
        <w:rPr>
          <w:rFonts w:ascii="Bookman Old Style" w:hAnsi="Bookman Old Style"/>
          <w:b/>
          <w:bCs/>
          <w:sz w:val="28"/>
          <w:szCs w:val="28"/>
        </w:rPr>
        <w:t>b.   1/1,600</w:t>
      </w:r>
    </w:p>
    <w:p w:rsidR="00091EAD" w:rsidRPr="00091EAD" w:rsidRDefault="00091EAD" w:rsidP="00091EAD">
      <w:pPr>
        <w:pStyle w:val="NoSpacing"/>
        <w:rPr>
          <w:sz w:val="28"/>
          <w:szCs w:val="28"/>
        </w:rPr>
      </w:pPr>
      <w:r w:rsidRPr="00091EAD">
        <w:rPr>
          <w:rFonts w:ascii="Bookman Old Style" w:hAnsi="Bookman Old Style"/>
          <w:b/>
          <w:bCs/>
          <w:sz w:val="28"/>
          <w:szCs w:val="28"/>
        </w:rPr>
        <w:t>c.   1/160</w:t>
      </w:r>
    </w:p>
    <w:p w:rsidR="00091EAD" w:rsidRPr="00091EAD" w:rsidRDefault="00091EAD" w:rsidP="00091EAD">
      <w:pPr>
        <w:pStyle w:val="NoSpacing"/>
        <w:rPr>
          <w:sz w:val="28"/>
          <w:szCs w:val="28"/>
        </w:rPr>
      </w:pPr>
      <w:r w:rsidRPr="00091EAD">
        <w:rPr>
          <w:rFonts w:ascii="Bookman Old Style" w:hAnsi="Bookman Old Style"/>
          <w:b/>
          <w:bCs/>
          <w:sz w:val="28"/>
          <w:szCs w:val="28"/>
        </w:rPr>
        <w:t>d.   1/160,000</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3.  If A, B and C are integers, and (2x-A)² = 4x²+Bx+C, and B = -2A – 6, then what is  A – B – C?</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a.  -9</w:t>
      </w:r>
    </w:p>
    <w:p w:rsidR="00091EAD" w:rsidRPr="00091EAD" w:rsidRDefault="00091EAD" w:rsidP="00091EAD">
      <w:pPr>
        <w:pStyle w:val="NoSpacing"/>
        <w:rPr>
          <w:sz w:val="28"/>
          <w:szCs w:val="28"/>
        </w:rPr>
      </w:pPr>
      <w:r w:rsidRPr="00091EAD">
        <w:rPr>
          <w:rFonts w:ascii="Bookman Old Style" w:hAnsi="Bookman Old Style"/>
          <w:b/>
          <w:bCs/>
          <w:sz w:val="28"/>
          <w:szCs w:val="28"/>
        </w:rPr>
        <w:t>b.   6</w:t>
      </w:r>
    </w:p>
    <w:p w:rsidR="00091EAD" w:rsidRPr="00091EAD" w:rsidRDefault="00091EAD" w:rsidP="00091EAD">
      <w:pPr>
        <w:pStyle w:val="NoSpacing"/>
        <w:rPr>
          <w:sz w:val="28"/>
          <w:szCs w:val="28"/>
        </w:rPr>
      </w:pPr>
      <w:r w:rsidRPr="00091EAD">
        <w:rPr>
          <w:rFonts w:ascii="Bookman Old Style" w:hAnsi="Bookman Old Style"/>
          <w:b/>
          <w:bCs/>
          <w:sz w:val="28"/>
          <w:szCs w:val="28"/>
        </w:rPr>
        <w:t>c.   5</w:t>
      </w:r>
    </w:p>
    <w:p w:rsidR="00091EAD" w:rsidRPr="00091EAD" w:rsidRDefault="00091EAD" w:rsidP="00091EAD">
      <w:pPr>
        <w:pStyle w:val="NoSpacing"/>
        <w:rPr>
          <w:sz w:val="28"/>
          <w:szCs w:val="28"/>
        </w:rPr>
      </w:pPr>
      <w:r w:rsidRPr="00091EAD">
        <w:rPr>
          <w:rFonts w:ascii="Bookman Old Style" w:hAnsi="Bookman Old Style"/>
          <w:b/>
          <w:bCs/>
          <w:sz w:val="28"/>
          <w:szCs w:val="28"/>
        </w:rPr>
        <w:t>d.  -4</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4.  A = 2HW + 2LW + 2LH, what is W + H?</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 xml:space="preserve">a.   (A </w:t>
      </w:r>
      <w:r w:rsidRPr="00091EAD">
        <w:rPr>
          <w:rFonts w:ascii="Bookman Old Style" w:hAnsi="Bookman Old Style"/>
          <w:b/>
          <w:bCs/>
          <w:sz w:val="28"/>
          <w:szCs w:val="28"/>
        </w:rPr>
        <w:softHyphen/>
        <w:t>+ 2HW)/2L</w:t>
      </w:r>
    </w:p>
    <w:p w:rsidR="00091EAD" w:rsidRPr="00091EAD" w:rsidRDefault="00091EAD" w:rsidP="00091EAD">
      <w:pPr>
        <w:pStyle w:val="NoSpacing"/>
        <w:rPr>
          <w:sz w:val="28"/>
          <w:szCs w:val="28"/>
        </w:rPr>
      </w:pPr>
      <w:r w:rsidRPr="00091EAD">
        <w:rPr>
          <w:rFonts w:ascii="Bookman Old Style" w:hAnsi="Bookman Old Style"/>
          <w:b/>
          <w:bCs/>
          <w:sz w:val="28"/>
          <w:szCs w:val="28"/>
        </w:rPr>
        <w:t>b.   (A – HW)/L</w:t>
      </w:r>
    </w:p>
    <w:p w:rsidR="00091EAD" w:rsidRPr="00091EAD" w:rsidRDefault="00091EAD" w:rsidP="00091EAD">
      <w:pPr>
        <w:pStyle w:val="NoSpacing"/>
        <w:rPr>
          <w:sz w:val="28"/>
          <w:szCs w:val="28"/>
        </w:rPr>
      </w:pPr>
      <w:r w:rsidRPr="00091EAD">
        <w:rPr>
          <w:rFonts w:ascii="Bookman Old Style" w:hAnsi="Bookman Old Style"/>
          <w:b/>
          <w:bCs/>
          <w:sz w:val="28"/>
          <w:szCs w:val="28"/>
        </w:rPr>
        <w:t>c.   (A – 2HW)/2L</w:t>
      </w:r>
    </w:p>
    <w:p w:rsidR="00091EAD" w:rsidRPr="00091EAD" w:rsidRDefault="00091EAD" w:rsidP="00091EAD">
      <w:pPr>
        <w:pStyle w:val="NoSpacing"/>
        <w:rPr>
          <w:sz w:val="28"/>
          <w:szCs w:val="28"/>
        </w:rPr>
      </w:pPr>
      <w:r w:rsidRPr="00091EAD">
        <w:rPr>
          <w:rFonts w:ascii="Bookman Old Style" w:hAnsi="Bookman Old Style"/>
          <w:b/>
          <w:bCs/>
          <w:sz w:val="28"/>
          <w:szCs w:val="28"/>
        </w:rPr>
        <w:t>d.   (A – 2HW)/L</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5. Find the equation of the line that passes through points (3,4) and (5, 8).</w:t>
      </w:r>
    </w:p>
    <w:p w:rsidR="00091EAD" w:rsidRPr="00091EAD" w:rsidRDefault="00091EAD" w:rsidP="00091EAD">
      <w:pPr>
        <w:pStyle w:val="NoSpacing"/>
        <w:rPr>
          <w:sz w:val="28"/>
          <w:szCs w:val="28"/>
        </w:rPr>
      </w:pPr>
      <w:r w:rsidRPr="00091EAD">
        <w:rPr>
          <w:rFonts w:ascii="Bookman Old Style" w:hAnsi="Bookman Old Style"/>
          <w:b/>
          <w:bCs/>
          <w:sz w:val="28"/>
          <w:szCs w:val="28"/>
        </w:rPr>
        <w:t>  </w:t>
      </w:r>
    </w:p>
    <w:p w:rsidR="00091EAD" w:rsidRPr="00091EAD" w:rsidRDefault="00091EAD" w:rsidP="00091EAD">
      <w:pPr>
        <w:pStyle w:val="NoSpacing"/>
        <w:rPr>
          <w:sz w:val="28"/>
          <w:szCs w:val="28"/>
        </w:rPr>
      </w:pPr>
      <w:r w:rsidRPr="00091EAD">
        <w:rPr>
          <w:rFonts w:ascii="Bookman Old Style" w:hAnsi="Bookman Old Style"/>
          <w:b/>
          <w:bCs/>
          <w:sz w:val="28"/>
          <w:szCs w:val="28"/>
        </w:rPr>
        <w:lastRenderedPageBreak/>
        <w:t>   a.    3x + y = 3</w:t>
      </w:r>
    </w:p>
    <w:p w:rsidR="00091EAD" w:rsidRPr="00091EAD" w:rsidRDefault="00091EAD" w:rsidP="00091EAD">
      <w:pPr>
        <w:pStyle w:val="NoSpacing"/>
        <w:rPr>
          <w:sz w:val="28"/>
          <w:szCs w:val="28"/>
        </w:rPr>
      </w:pPr>
      <w:r w:rsidRPr="00091EAD">
        <w:rPr>
          <w:rFonts w:ascii="Bookman Old Style" w:hAnsi="Bookman Old Style"/>
          <w:b/>
          <w:bCs/>
          <w:sz w:val="28"/>
          <w:szCs w:val="28"/>
        </w:rPr>
        <w:t>   b.   2x – y = 2 </w:t>
      </w:r>
    </w:p>
    <w:p w:rsidR="00091EAD" w:rsidRPr="00091EAD" w:rsidRDefault="00091EAD" w:rsidP="00091EAD">
      <w:pPr>
        <w:pStyle w:val="NoSpacing"/>
        <w:rPr>
          <w:sz w:val="28"/>
          <w:szCs w:val="28"/>
        </w:rPr>
      </w:pPr>
      <w:r w:rsidRPr="00091EAD">
        <w:rPr>
          <w:rFonts w:ascii="Bookman Old Style" w:hAnsi="Bookman Old Style"/>
          <w:b/>
          <w:bCs/>
          <w:sz w:val="28"/>
          <w:szCs w:val="28"/>
        </w:rPr>
        <w:t>   c.    2x – 3y = 6</w:t>
      </w:r>
    </w:p>
    <w:p w:rsidR="00091EAD" w:rsidRPr="00091EAD" w:rsidRDefault="00091EAD" w:rsidP="00091EAD">
      <w:pPr>
        <w:pStyle w:val="NoSpacing"/>
        <w:rPr>
          <w:sz w:val="28"/>
          <w:szCs w:val="28"/>
        </w:rPr>
      </w:pPr>
      <w:r w:rsidRPr="00091EAD">
        <w:rPr>
          <w:rFonts w:ascii="Bookman Old Style" w:hAnsi="Bookman Old Style"/>
          <w:b/>
          <w:bCs/>
          <w:sz w:val="28"/>
          <w:szCs w:val="28"/>
        </w:rPr>
        <w:t>   d.   3x – 2y = 6</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6.   Find the slope of (-2, -6) and ( -8, 4).</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a.    -5/3</w:t>
      </w:r>
    </w:p>
    <w:p w:rsidR="00091EAD" w:rsidRPr="00091EAD" w:rsidRDefault="00091EAD" w:rsidP="00091EAD">
      <w:pPr>
        <w:pStyle w:val="NoSpacing"/>
        <w:rPr>
          <w:sz w:val="28"/>
          <w:szCs w:val="28"/>
        </w:rPr>
      </w:pPr>
      <w:r w:rsidRPr="00091EAD">
        <w:rPr>
          <w:rFonts w:ascii="Bookman Old Style" w:hAnsi="Bookman Old Style"/>
          <w:b/>
          <w:bCs/>
          <w:sz w:val="28"/>
          <w:szCs w:val="28"/>
        </w:rPr>
        <w:t>b.   5/3</w:t>
      </w:r>
    </w:p>
    <w:p w:rsidR="00091EAD" w:rsidRPr="00091EAD" w:rsidRDefault="00091EAD" w:rsidP="00091EAD">
      <w:pPr>
        <w:pStyle w:val="NoSpacing"/>
        <w:rPr>
          <w:sz w:val="28"/>
          <w:szCs w:val="28"/>
        </w:rPr>
      </w:pPr>
      <w:r w:rsidRPr="00091EAD">
        <w:rPr>
          <w:rFonts w:ascii="Bookman Old Style" w:hAnsi="Bookman Old Style"/>
          <w:b/>
          <w:bCs/>
          <w:sz w:val="28"/>
          <w:szCs w:val="28"/>
        </w:rPr>
        <w:t>c.    3/5</w:t>
      </w:r>
    </w:p>
    <w:p w:rsidR="00091EAD" w:rsidRPr="00091EAD" w:rsidRDefault="00091EAD" w:rsidP="00091EAD">
      <w:pPr>
        <w:pStyle w:val="NoSpacing"/>
        <w:rPr>
          <w:sz w:val="28"/>
          <w:szCs w:val="28"/>
        </w:rPr>
      </w:pPr>
      <w:r w:rsidRPr="00091EAD">
        <w:rPr>
          <w:rFonts w:ascii="Bookman Old Style" w:hAnsi="Bookman Old Style"/>
          <w:b/>
          <w:bCs/>
          <w:sz w:val="28"/>
          <w:szCs w:val="28"/>
        </w:rPr>
        <w:t>d.   -3/5</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7.1.   Which of the following is a linear equation in one variable?</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a.   x + 7y = 1</w:t>
      </w:r>
    </w:p>
    <w:p w:rsidR="00091EAD" w:rsidRPr="00091EAD" w:rsidRDefault="00091EAD" w:rsidP="00091EAD">
      <w:pPr>
        <w:pStyle w:val="NoSpacing"/>
        <w:rPr>
          <w:sz w:val="28"/>
          <w:szCs w:val="28"/>
        </w:rPr>
      </w:pPr>
      <w:r w:rsidRPr="00091EAD">
        <w:rPr>
          <w:rFonts w:ascii="Bookman Old Style" w:hAnsi="Bookman Old Style"/>
          <w:b/>
          <w:bCs/>
          <w:sz w:val="28"/>
          <w:szCs w:val="28"/>
        </w:rPr>
        <w:t>b.   3x + 4yº = 0</w:t>
      </w:r>
    </w:p>
    <w:p w:rsidR="00091EAD" w:rsidRPr="00091EAD" w:rsidRDefault="00091EAD" w:rsidP="00091EAD">
      <w:pPr>
        <w:pStyle w:val="NoSpacing"/>
        <w:rPr>
          <w:sz w:val="28"/>
          <w:szCs w:val="28"/>
        </w:rPr>
      </w:pPr>
      <w:r w:rsidRPr="00091EAD">
        <w:rPr>
          <w:rFonts w:ascii="Bookman Old Style" w:hAnsi="Bookman Old Style"/>
          <w:b/>
          <w:bCs/>
          <w:sz w:val="28"/>
          <w:szCs w:val="28"/>
        </w:rPr>
        <w:t>c.   a - y = 4</w:t>
      </w:r>
    </w:p>
    <w:p w:rsidR="00091EAD" w:rsidRPr="00091EAD" w:rsidRDefault="00091EAD" w:rsidP="00091EAD">
      <w:pPr>
        <w:pStyle w:val="NoSpacing"/>
        <w:rPr>
          <w:sz w:val="28"/>
          <w:szCs w:val="28"/>
        </w:rPr>
      </w:pPr>
      <w:r w:rsidRPr="00091EAD">
        <w:rPr>
          <w:rFonts w:ascii="Bookman Old Style" w:hAnsi="Bookman Old Style"/>
          <w:b/>
          <w:bCs/>
          <w:sz w:val="28"/>
          <w:szCs w:val="28"/>
        </w:rPr>
        <w:t>d.   3x = -y – 2</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8.  Which of the following is a linear equation in two variable?</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a.   xy + 2 = 7</w:t>
      </w:r>
    </w:p>
    <w:p w:rsidR="00091EAD" w:rsidRPr="00091EAD" w:rsidRDefault="00091EAD" w:rsidP="00091EAD">
      <w:pPr>
        <w:pStyle w:val="NoSpacing"/>
        <w:rPr>
          <w:sz w:val="28"/>
          <w:szCs w:val="28"/>
        </w:rPr>
      </w:pPr>
      <w:r w:rsidRPr="00091EAD">
        <w:rPr>
          <w:rFonts w:ascii="Bookman Old Style" w:hAnsi="Bookman Old Style"/>
          <w:b/>
          <w:bCs/>
          <w:sz w:val="28"/>
          <w:szCs w:val="28"/>
        </w:rPr>
        <w:t>b.   x + yº = 2</w:t>
      </w:r>
    </w:p>
    <w:p w:rsidR="00091EAD" w:rsidRPr="00091EAD" w:rsidRDefault="00091EAD" w:rsidP="00091EAD">
      <w:pPr>
        <w:pStyle w:val="NoSpacing"/>
        <w:rPr>
          <w:sz w:val="28"/>
          <w:szCs w:val="28"/>
        </w:rPr>
      </w:pPr>
      <w:r w:rsidRPr="00091EAD">
        <w:rPr>
          <w:rFonts w:ascii="Bookman Old Style" w:hAnsi="Bookman Old Style"/>
          <w:b/>
          <w:bCs/>
          <w:sz w:val="28"/>
          <w:szCs w:val="28"/>
        </w:rPr>
        <w:t>c.   7x – 3y = xyº</w:t>
      </w:r>
    </w:p>
    <w:p w:rsidR="00091EAD" w:rsidRPr="00091EAD" w:rsidRDefault="00091EAD" w:rsidP="00091EAD">
      <w:pPr>
        <w:pStyle w:val="NoSpacing"/>
        <w:rPr>
          <w:sz w:val="28"/>
          <w:szCs w:val="28"/>
        </w:rPr>
      </w:pPr>
      <w:r w:rsidRPr="00091EAD">
        <w:rPr>
          <w:rFonts w:ascii="Bookman Old Style" w:hAnsi="Bookman Old Style"/>
          <w:b/>
          <w:bCs/>
          <w:sz w:val="28"/>
          <w:szCs w:val="28"/>
        </w:rPr>
        <w:t>d.   3x + 2yº = 4yº</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9. Which among the following are the factors of  x</w:t>
      </w:r>
      <w:r w:rsidRPr="00091EAD">
        <w:rPr>
          <w:rFonts w:ascii="Bookman Old Style" w:hAnsi="Bookman Old Style"/>
          <w:b/>
          <w:bCs/>
          <w:sz w:val="28"/>
          <w:szCs w:val="28"/>
          <w:vertAlign w:val="superscript"/>
        </w:rPr>
        <w:t>80 </w:t>
      </w:r>
      <w:r w:rsidRPr="00091EAD">
        <w:rPr>
          <w:rFonts w:ascii="Bookman Old Style" w:hAnsi="Bookman Old Style"/>
          <w:b/>
          <w:bCs/>
          <w:sz w:val="28"/>
          <w:szCs w:val="28"/>
        </w:rPr>
        <w:t>– 49y</w:t>
      </w:r>
      <w:r w:rsidRPr="00091EAD">
        <w:rPr>
          <w:rFonts w:ascii="Bookman Old Style" w:hAnsi="Bookman Old Style"/>
          <w:b/>
          <w:bCs/>
          <w:sz w:val="28"/>
          <w:szCs w:val="28"/>
          <w:vertAlign w:val="superscript"/>
        </w:rPr>
        <w:t>4 </w:t>
      </w:r>
      <w:r w:rsidRPr="00091EAD">
        <w:rPr>
          <w:rFonts w:ascii="Bookman Old Style" w:hAnsi="Bookman Old Style"/>
          <w:b/>
          <w:bCs/>
          <w:sz w:val="28"/>
          <w:szCs w:val="28"/>
        </w:rPr>
        <w:t>= 0?</w:t>
      </w:r>
    </w:p>
    <w:p w:rsidR="00091EAD" w:rsidRPr="00091EAD" w:rsidRDefault="00091EAD" w:rsidP="00091EAD">
      <w:pPr>
        <w:pStyle w:val="NoSpacing"/>
        <w:rPr>
          <w:sz w:val="28"/>
          <w:szCs w:val="28"/>
        </w:rPr>
      </w:pPr>
      <w:r w:rsidRPr="00091EAD">
        <w:rPr>
          <w:rFonts w:ascii="Bookman Old Style" w:hAnsi="Bookman Old Style"/>
          <w:b/>
          <w:bCs/>
          <w:sz w:val="28"/>
          <w:szCs w:val="28"/>
        </w:rPr>
        <w:t>           </w:t>
      </w:r>
    </w:p>
    <w:p w:rsidR="00091EAD" w:rsidRPr="00091EAD" w:rsidRDefault="00091EAD" w:rsidP="00091EAD">
      <w:pPr>
        <w:pStyle w:val="NoSpacing"/>
        <w:rPr>
          <w:sz w:val="28"/>
          <w:szCs w:val="28"/>
        </w:rPr>
      </w:pPr>
      <w:r w:rsidRPr="00091EAD">
        <w:rPr>
          <w:rFonts w:ascii="Bookman Old Style" w:hAnsi="Bookman Old Style"/>
          <w:b/>
          <w:bCs/>
          <w:sz w:val="28"/>
          <w:szCs w:val="28"/>
        </w:rPr>
        <w:t>a.   (x</w:t>
      </w:r>
      <w:r w:rsidRPr="00091EAD">
        <w:rPr>
          <w:rFonts w:ascii="Bookman Old Style" w:hAnsi="Bookman Old Style"/>
          <w:b/>
          <w:bCs/>
          <w:sz w:val="28"/>
          <w:szCs w:val="28"/>
          <w:vertAlign w:val="superscript"/>
        </w:rPr>
        <w:t>20</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)(x</w:t>
      </w:r>
      <w:r w:rsidRPr="00091EAD">
        <w:rPr>
          <w:rFonts w:ascii="Bookman Old Style" w:hAnsi="Bookman Old Style"/>
          <w:b/>
          <w:bCs/>
          <w:sz w:val="28"/>
          <w:szCs w:val="28"/>
          <w:vertAlign w:val="superscript"/>
        </w:rPr>
        <w:t>4</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w:t>
      </w:r>
    </w:p>
    <w:p w:rsidR="00091EAD" w:rsidRPr="00091EAD" w:rsidRDefault="00091EAD" w:rsidP="00091EAD">
      <w:pPr>
        <w:pStyle w:val="NoSpacing"/>
        <w:rPr>
          <w:sz w:val="28"/>
          <w:szCs w:val="28"/>
        </w:rPr>
      </w:pPr>
      <w:r w:rsidRPr="00091EAD">
        <w:rPr>
          <w:rFonts w:ascii="Bookman Old Style" w:hAnsi="Bookman Old Style"/>
          <w:b/>
          <w:bCs/>
          <w:sz w:val="28"/>
          <w:szCs w:val="28"/>
        </w:rPr>
        <w:t>b.   (x</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)(x</w:t>
      </w:r>
      <w:r w:rsidRPr="00091EAD">
        <w:rPr>
          <w:rFonts w:ascii="Bookman Old Style" w:hAnsi="Bookman Old Style"/>
          <w:b/>
          <w:bCs/>
          <w:sz w:val="28"/>
          <w:szCs w:val="28"/>
          <w:vertAlign w:val="superscript"/>
        </w:rPr>
        <w:t>40</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w:t>
      </w:r>
    </w:p>
    <w:p w:rsidR="00091EAD" w:rsidRPr="00091EAD" w:rsidRDefault="00091EAD" w:rsidP="00091EAD">
      <w:pPr>
        <w:pStyle w:val="NoSpacing"/>
        <w:rPr>
          <w:sz w:val="28"/>
          <w:szCs w:val="28"/>
        </w:rPr>
      </w:pPr>
      <w:r w:rsidRPr="00091EAD">
        <w:rPr>
          <w:rFonts w:ascii="Bookman Old Style" w:hAnsi="Bookman Old Style"/>
          <w:b/>
          <w:bCs/>
          <w:sz w:val="28"/>
          <w:szCs w:val="28"/>
        </w:rPr>
        <w:t>c.   (x</w:t>
      </w:r>
      <w:r w:rsidRPr="00091EAD">
        <w:rPr>
          <w:rFonts w:ascii="Bookman Old Style" w:hAnsi="Bookman Old Style"/>
          <w:b/>
          <w:bCs/>
          <w:sz w:val="28"/>
          <w:szCs w:val="28"/>
          <w:vertAlign w:val="superscript"/>
        </w:rPr>
        <w:t>40</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)(x</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w:t>
      </w:r>
    </w:p>
    <w:p w:rsidR="00091EAD" w:rsidRPr="00091EAD" w:rsidRDefault="00091EAD" w:rsidP="00091EAD">
      <w:pPr>
        <w:pStyle w:val="NoSpacing"/>
        <w:rPr>
          <w:sz w:val="28"/>
          <w:szCs w:val="28"/>
        </w:rPr>
      </w:pPr>
      <w:r w:rsidRPr="00091EAD">
        <w:rPr>
          <w:rFonts w:ascii="Bookman Old Style" w:hAnsi="Bookman Old Style"/>
          <w:b/>
          <w:bCs/>
          <w:sz w:val="28"/>
          <w:szCs w:val="28"/>
        </w:rPr>
        <w:t>d.   (x</w:t>
      </w:r>
      <w:r w:rsidRPr="00091EAD">
        <w:rPr>
          <w:rFonts w:ascii="Bookman Old Style" w:hAnsi="Bookman Old Style"/>
          <w:b/>
          <w:bCs/>
          <w:sz w:val="28"/>
          <w:szCs w:val="28"/>
          <w:vertAlign w:val="superscript"/>
        </w:rPr>
        <w:t>40</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)(x</w:t>
      </w:r>
      <w:r w:rsidRPr="00091EAD">
        <w:rPr>
          <w:rFonts w:ascii="Bookman Old Style" w:hAnsi="Bookman Old Style"/>
          <w:b/>
          <w:bCs/>
          <w:sz w:val="28"/>
          <w:szCs w:val="28"/>
          <w:vertAlign w:val="superscript"/>
        </w:rPr>
        <w:t>40</w:t>
      </w:r>
      <w:r w:rsidRPr="00091EAD">
        <w:rPr>
          <w:rFonts w:ascii="Bookman Old Style" w:hAnsi="Bookman Old Style"/>
          <w:b/>
          <w:bCs/>
          <w:sz w:val="28"/>
          <w:szCs w:val="28"/>
        </w:rPr>
        <w:t> + 7y</w:t>
      </w:r>
      <w:r w:rsidRPr="00091EAD">
        <w:rPr>
          <w:rFonts w:ascii="Bookman Old Style" w:hAnsi="Bookman Old Style"/>
          <w:b/>
          <w:bCs/>
          <w:sz w:val="28"/>
          <w:szCs w:val="28"/>
          <w:vertAlign w:val="superscript"/>
        </w:rPr>
        <w:t>2</w:t>
      </w:r>
      <w:r w:rsidRPr="00091EAD">
        <w:rPr>
          <w:rFonts w:ascii="Bookman Old Style" w:hAnsi="Bookman Old Style"/>
          <w:b/>
          <w:bCs/>
          <w:sz w:val="28"/>
          <w:szCs w:val="28"/>
        </w:rPr>
        <w:t>)</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10.  Find the sum of the first 74 negative even integers.</w:t>
      </w: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rFonts w:ascii="Bookman Old Style" w:hAnsi="Bookman Old Style"/>
          <w:b/>
          <w:bCs/>
          <w:sz w:val="28"/>
          <w:szCs w:val="28"/>
        </w:rPr>
        <w:t>a.   -2,380</w:t>
      </w:r>
    </w:p>
    <w:p w:rsidR="00091EAD" w:rsidRPr="00091EAD" w:rsidRDefault="00091EAD" w:rsidP="00091EAD">
      <w:pPr>
        <w:pStyle w:val="NoSpacing"/>
        <w:rPr>
          <w:sz w:val="28"/>
          <w:szCs w:val="28"/>
        </w:rPr>
      </w:pPr>
      <w:r w:rsidRPr="00091EAD">
        <w:rPr>
          <w:rFonts w:ascii="Bookman Old Style" w:hAnsi="Bookman Old Style"/>
          <w:b/>
          <w:bCs/>
          <w:sz w:val="28"/>
          <w:szCs w:val="28"/>
        </w:rPr>
        <w:t>b.   -1,578</w:t>
      </w:r>
    </w:p>
    <w:p w:rsidR="00091EAD" w:rsidRPr="00091EAD" w:rsidRDefault="00091EAD" w:rsidP="00091EAD">
      <w:pPr>
        <w:pStyle w:val="NoSpacing"/>
        <w:rPr>
          <w:sz w:val="28"/>
          <w:szCs w:val="28"/>
        </w:rPr>
      </w:pPr>
      <w:r w:rsidRPr="00091EAD">
        <w:rPr>
          <w:rFonts w:ascii="Bookman Old Style" w:hAnsi="Bookman Old Style"/>
          <w:b/>
          <w:bCs/>
          <w:sz w:val="28"/>
          <w:szCs w:val="28"/>
        </w:rPr>
        <w:lastRenderedPageBreak/>
        <w:t>c.   -1,674</w:t>
      </w:r>
    </w:p>
    <w:p w:rsidR="00091EAD" w:rsidRPr="00091EAD" w:rsidRDefault="00091EAD" w:rsidP="00091EAD">
      <w:pPr>
        <w:pStyle w:val="NoSpacing"/>
        <w:rPr>
          <w:sz w:val="28"/>
          <w:szCs w:val="28"/>
        </w:rPr>
      </w:pPr>
      <w:r w:rsidRPr="00091EAD">
        <w:rPr>
          <w:rFonts w:ascii="Bookman Old Style" w:hAnsi="Bookman Old Style"/>
          <w:b/>
          <w:bCs/>
          <w:sz w:val="28"/>
          <w:szCs w:val="28"/>
        </w:rPr>
        <w:t>d.   -2,775</w:t>
      </w:r>
    </w:p>
    <w:p w:rsidR="00091EAD" w:rsidRPr="00091EAD" w:rsidRDefault="00091EAD" w:rsidP="00091EAD">
      <w:pPr>
        <w:pStyle w:val="NoSpacing"/>
        <w:rPr>
          <w:sz w:val="28"/>
          <w:szCs w:val="28"/>
        </w:rPr>
      </w:pPr>
      <w:r w:rsidRPr="00091EAD">
        <w:rPr>
          <w:rFonts w:ascii="Bookman Old Style" w:hAnsi="Bookman Old Style"/>
          <w:b/>
          <w:bCs/>
          <w:sz w:val="28"/>
          <w:szCs w:val="28"/>
        </w:rPr>
        <w:br/>
        <w:t>answer key:</w:t>
      </w:r>
    </w:p>
    <w:p w:rsidR="00091EAD" w:rsidRPr="00091EAD" w:rsidRDefault="00091EAD" w:rsidP="00091EAD">
      <w:pPr>
        <w:pStyle w:val="NoSpacing"/>
        <w:rPr>
          <w:sz w:val="28"/>
          <w:szCs w:val="28"/>
        </w:rPr>
      </w:pPr>
      <w:r w:rsidRPr="00091EAD">
        <w:rPr>
          <w:rFonts w:ascii="Bookman Old Style" w:hAnsi="Bookman Old Style"/>
          <w:b/>
          <w:bCs/>
          <w:sz w:val="28"/>
          <w:szCs w:val="28"/>
        </w:rPr>
        <w:t>1. a</w:t>
      </w:r>
    </w:p>
    <w:p w:rsidR="00091EAD" w:rsidRPr="00091EAD" w:rsidRDefault="00091EAD" w:rsidP="00091EAD">
      <w:pPr>
        <w:pStyle w:val="NoSpacing"/>
        <w:rPr>
          <w:sz w:val="28"/>
          <w:szCs w:val="28"/>
        </w:rPr>
      </w:pPr>
      <w:r w:rsidRPr="00091EAD">
        <w:rPr>
          <w:rFonts w:ascii="Bookman Old Style" w:hAnsi="Bookman Old Style"/>
          <w:b/>
          <w:bCs/>
          <w:sz w:val="28"/>
          <w:szCs w:val="28"/>
        </w:rPr>
        <w:t>2.d</w:t>
      </w:r>
    </w:p>
    <w:p w:rsidR="00091EAD" w:rsidRPr="00091EAD" w:rsidRDefault="00091EAD" w:rsidP="00091EAD">
      <w:pPr>
        <w:pStyle w:val="NoSpacing"/>
        <w:rPr>
          <w:sz w:val="28"/>
          <w:szCs w:val="28"/>
        </w:rPr>
      </w:pPr>
      <w:r w:rsidRPr="00091EAD">
        <w:rPr>
          <w:rFonts w:ascii="Bookman Old Style" w:hAnsi="Bookman Old Style"/>
          <w:b/>
          <w:bCs/>
          <w:sz w:val="28"/>
          <w:szCs w:val="28"/>
        </w:rPr>
        <w:t>3.b</w:t>
      </w:r>
    </w:p>
    <w:p w:rsidR="00091EAD" w:rsidRPr="00091EAD" w:rsidRDefault="00091EAD" w:rsidP="00091EAD">
      <w:pPr>
        <w:pStyle w:val="NoSpacing"/>
        <w:rPr>
          <w:sz w:val="28"/>
          <w:szCs w:val="28"/>
        </w:rPr>
      </w:pPr>
      <w:r w:rsidRPr="00091EAD">
        <w:rPr>
          <w:rFonts w:ascii="Bookman Old Style" w:hAnsi="Bookman Old Style"/>
          <w:b/>
          <w:bCs/>
          <w:sz w:val="28"/>
          <w:szCs w:val="28"/>
        </w:rPr>
        <w:t>4.c</w:t>
      </w:r>
    </w:p>
    <w:p w:rsidR="00091EAD" w:rsidRPr="00091EAD" w:rsidRDefault="00091EAD" w:rsidP="00091EAD">
      <w:pPr>
        <w:pStyle w:val="NoSpacing"/>
        <w:rPr>
          <w:sz w:val="28"/>
          <w:szCs w:val="28"/>
        </w:rPr>
      </w:pPr>
      <w:r w:rsidRPr="00091EAD">
        <w:rPr>
          <w:rFonts w:ascii="Bookman Old Style" w:hAnsi="Bookman Old Style"/>
          <w:b/>
          <w:bCs/>
          <w:sz w:val="28"/>
          <w:szCs w:val="28"/>
        </w:rPr>
        <w:t>5.b</w:t>
      </w:r>
    </w:p>
    <w:p w:rsidR="00091EAD" w:rsidRPr="00091EAD" w:rsidRDefault="00091EAD" w:rsidP="00091EAD">
      <w:pPr>
        <w:pStyle w:val="NoSpacing"/>
        <w:rPr>
          <w:sz w:val="28"/>
          <w:szCs w:val="28"/>
        </w:rPr>
      </w:pPr>
      <w:r w:rsidRPr="00091EAD">
        <w:rPr>
          <w:rFonts w:ascii="Bookman Old Style" w:hAnsi="Bookman Old Style"/>
          <w:b/>
          <w:bCs/>
          <w:sz w:val="28"/>
          <w:szCs w:val="28"/>
        </w:rPr>
        <w:t>6.a</w:t>
      </w:r>
    </w:p>
    <w:p w:rsidR="00091EAD" w:rsidRPr="00091EAD" w:rsidRDefault="00091EAD" w:rsidP="00091EAD">
      <w:pPr>
        <w:pStyle w:val="NoSpacing"/>
        <w:rPr>
          <w:sz w:val="28"/>
          <w:szCs w:val="28"/>
        </w:rPr>
      </w:pPr>
      <w:r w:rsidRPr="00091EAD">
        <w:rPr>
          <w:rFonts w:ascii="Bookman Old Style" w:hAnsi="Bookman Old Style"/>
          <w:b/>
          <w:bCs/>
          <w:sz w:val="28"/>
          <w:szCs w:val="28"/>
        </w:rPr>
        <w:t>7.b</w:t>
      </w:r>
    </w:p>
    <w:p w:rsidR="00091EAD" w:rsidRPr="00091EAD" w:rsidRDefault="00091EAD" w:rsidP="00091EAD">
      <w:pPr>
        <w:pStyle w:val="NoSpacing"/>
        <w:rPr>
          <w:sz w:val="28"/>
          <w:szCs w:val="28"/>
        </w:rPr>
      </w:pPr>
      <w:r w:rsidRPr="00091EAD">
        <w:rPr>
          <w:rFonts w:ascii="Bookman Old Style" w:hAnsi="Bookman Old Style"/>
          <w:b/>
          <w:bCs/>
          <w:sz w:val="28"/>
          <w:szCs w:val="28"/>
        </w:rPr>
        <w:t>8.c</w:t>
      </w:r>
    </w:p>
    <w:p w:rsidR="00091EAD" w:rsidRPr="00091EAD" w:rsidRDefault="00091EAD" w:rsidP="00091EAD">
      <w:pPr>
        <w:pStyle w:val="NoSpacing"/>
        <w:rPr>
          <w:sz w:val="28"/>
          <w:szCs w:val="28"/>
        </w:rPr>
      </w:pPr>
      <w:r w:rsidRPr="00091EAD">
        <w:rPr>
          <w:rFonts w:ascii="Bookman Old Style" w:hAnsi="Bookman Old Style"/>
          <w:b/>
          <w:bCs/>
          <w:sz w:val="28"/>
          <w:szCs w:val="28"/>
        </w:rPr>
        <w:t>9. d</w:t>
      </w:r>
    </w:p>
    <w:p w:rsidR="00091EAD" w:rsidRPr="00091EAD" w:rsidRDefault="00091EAD" w:rsidP="00091EAD">
      <w:pPr>
        <w:pStyle w:val="NoSpacing"/>
        <w:rPr>
          <w:sz w:val="28"/>
          <w:szCs w:val="28"/>
        </w:rPr>
      </w:pPr>
      <w:r w:rsidRPr="00091EAD">
        <w:rPr>
          <w:rFonts w:ascii="Bookman Old Style" w:hAnsi="Bookman Old Style"/>
          <w:b/>
          <w:bCs/>
          <w:sz w:val="28"/>
          <w:szCs w:val="28"/>
        </w:rPr>
        <w:t>10. d</w:t>
      </w: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Default="00091EAD" w:rsidP="00EB504E">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Georgia" w:eastAsia="Times New Roman" w:hAnsi="Georgia" w:cs="Times New Roman"/>
          <w:color w:val="333333"/>
          <w:sz w:val="28"/>
          <w:szCs w:val="28"/>
        </w:rPr>
        <w:t>LET Reviewer for GENERAL EDUCATION and for MATH MAJORS</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the first even integer is </w:t>
      </w:r>
      <w:r w:rsidRPr="00091EAD">
        <w:rPr>
          <w:rFonts w:ascii="Bookman Old Style" w:eastAsia="Times New Roman" w:hAnsi="Bookman Old Style" w:cs="Times New Roman"/>
          <w:i/>
          <w:iCs/>
          <w:color w:val="333333"/>
          <w:sz w:val="28"/>
          <w:szCs w:val="28"/>
        </w:rPr>
        <w:t>2x + 6</w:t>
      </w:r>
      <w:r w:rsidRPr="00091EAD">
        <w:rPr>
          <w:rFonts w:ascii="Bookman Old Style" w:eastAsia="Times New Roman" w:hAnsi="Bookman Old Style" w:cs="Times New Roman"/>
          <w:color w:val="333333"/>
          <w:sz w:val="28"/>
          <w:szCs w:val="28"/>
        </w:rPr>
        <w:t>, then find the next three positive even integers.</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w:t>
      </w:r>
      <w:r w:rsidRPr="00091EAD">
        <w:rPr>
          <w:rFonts w:ascii="Bookman Old Style" w:eastAsia="Times New Roman" w:hAnsi="Bookman Old Style" w:cs="Times New Roman"/>
          <w:i/>
          <w:iCs/>
          <w:color w:val="333333"/>
          <w:sz w:val="28"/>
          <w:szCs w:val="28"/>
        </w:rPr>
        <w:t>x + 3, 2x + 4, 2x + 5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2x + 6, 2x + 7, 2x + 8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2x + 8, 2x + 10, 2x + 12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2x + 4, 2x + 2, 2x</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4x – 7</w:t>
      </w:r>
      <w:r w:rsidRPr="00091EAD">
        <w:rPr>
          <w:rFonts w:ascii="Bookman Old Style" w:eastAsia="Times New Roman" w:hAnsi="Bookman Old Style" w:cs="Times New Roman"/>
          <w:color w:val="333333"/>
          <w:sz w:val="28"/>
          <w:szCs w:val="28"/>
        </w:rPr>
        <w:t> is the first odd integer, then find the 7</w:t>
      </w:r>
      <w:r w:rsidRPr="00091EAD">
        <w:rPr>
          <w:rFonts w:ascii="Bookman Old Style" w:eastAsia="Times New Roman" w:hAnsi="Bookman Old Style" w:cs="Times New Roman"/>
          <w:color w:val="333333"/>
          <w:sz w:val="28"/>
          <w:szCs w:val="28"/>
          <w:vertAlign w:val="superscript"/>
        </w:rPr>
        <w:t>th</w:t>
      </w:r>
      <w:r w:rsidRPr="00091EAD">
        <w:rPr>
          <w:rFonts w:ascii="Bookman Old Style" w:eastAsia="Times New Roman" w:hAnsi="Bookman Old Style" w:cs="Times New Roman"/>
          <w:color w:val="333333"/>
          <w:sz w:val="28"/>
          <w:szCs w:val="28"/>
        </w:rPr>
        <w:t> even integer after it.</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4x – 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4x – 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4x + 6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4x + 7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x + y = 17</w:t>
      </w:r>
      <w:r w:rsidRPr="00091EAD">
        <w:rPr>
          <w:rFonts w:ascii="Bookman Old Style" w:eastAsia="Times New Roman" w:hAnsi="Bookman Old Style" w:cs="Times New Roman"/>
          <w:color w:val="333333"/>
          <w:sz w:val="28"/>
          <w:szCs w:val="28"/>
        </w:rPr>
        <w:t>, then find </w:t>
      </w:r>
      <w:r w:rsidRPr="00091EAD">
        <w:rPr>
          <w:rFonts w:ascii="Bookman Old Style" w:eastAsia="Times New Roman" w:hAnsi="Bookman Old Style" w:cs="Times New Roman"/>
          <w:i/>
          <w:iCs/>
          <w:color w:val="333333"/>
          <w:sz w:val="28"/>
          <w:szCs w:val="28"/>
        </w:rPr>
        <w:t>(x + y)²</w:t>
      </w:r>
      <w:r w:rsidRPr="00091EAD">
        <w:rPr>
          <w:rFonts w:ascii="Bookman Old Style" w:eastAsia="Times New Roman" w:hAnsi="Bookman Old Style" w:cs="Times New Roman"/>
          <w:color w:val="333333"/>
          <w:sz w:val="28"/>
          <w:szCs w:val="28"/>
        </w:rPr>
        <w:t> = _________.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289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389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t>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3x – 18y = - 21</w:t>
      </w:r>
      <w:r w:rsidRPr="00091EAD">
        <w:rPr>
          <w:rFonts w:ascii="Bookman Old Style" w:eastAsia="Times New Roman" w:hAnsi="Bookman Old Style" w:cs="Times New Roman"/>
          <w:color w:val="333333"/>
          <w:sz w:val="28"/>
          <w:szCs w:val="28"/>
        </w:rPr>
        <w:t>, then </w:t>
      </w:r>
      <w:r w:rsidRPr="00091EAD">
        <w:rPr>
          <w:rFonts w:ascii="Bookman Old Style" w:eastAsia="Times New Roman" w:hAnsi="Bookman Old Style" w:cs="Times New Roman"/>
          <w:i/>
          <w:iCs/>
          <w:color w:val="333333"/>
          <w:sz w:val="28"/>
          <w:szCs w:val="28"/>
        </w:rPr>
        <w:t>x – 6y</w:t>
      </w:r>
      <w:r w:rsidRPr="00091EAD">
        <w:rPr>
          <w:rFonts w:ascii="Bookman Old Style" w:eastAsia="Times New Roman" w:hAnsi="Bookman Old Style" w:cs="Times New Roman"/>
          <w:color w:val="333333"/>
          <w:sz w:val="28"/>
          <w:szCs w:val="28"/>
        </w:rPr>
        <w:t> = 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(x - y)² = 49</w:t>
      </w:r>
      <w:r w:rsidRPr="00091EAD">
        <w:rPr>
          <w:rFonts w:ascii="Bookman Old Style" w:eastAsia="Times New Roman" w:hAnsi="Bookman Old Style" w:cs="Times New Roman"/>
          <w:color w:val="333333"/>
          <w:sz w:val="28"/>
          <w:szCs w:val="28"/>
        </w:rPr>
        <w:t>, then </w:t>
      </w:r>
      <w:r w:rsidRPr="00091EAD">
        <w:rPr>
          <w:rFonts w:ascii="Bookman Old Style" w:eastAsia="Times New Roman" w:hAnsi="Bookman Old Style" w:cs="Times New Roman"/>
          <w:i/>
          <w:iCs/>
          <w:color w:val="333333"/>
          <w:sz w:val="28"/>
          <w:szCs w:val="28"/>
        </w:rPr>
        <w:t>x² - 2xy + y²</w:t>
      </w:r>
      <w:r w:rsidRPr="00091EAD">
        <w:rPr>
          <w:rFonts w:ascii="Bookman Old Style" w:eastAsia="Times New Roman" w:hAnsi="Bookman Old Style" w:cs="Times New Roman"/>
          <w:color w:val="333333"/>
          <w:sz w:val="28"/>
          <w:szCs w:val="28"/>
        </w:rPr>
        <w:t> = __________.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x – 2y = 14</w:t>
      </w:r>
      <w:r w:rsidRPr="00091EAD">
        <w:rPr>
          <w:rFonts w:ascii="Bookman Old Style" w:eastAsia="Times New Roman" w:hAnsi="Bookman Old Style" w:cs="Times New Roman"/>
          <w:color w:val="333333"/>
          <w:sz w:val="28"/>
          <w:szCs w:val="28"/>
        </w:rPr>
        <w:t>, then </w:t>
      </w:r>
      <w:r w:rsidRPr="00091EAD">
        <w:rPr>
          <w:rFonts w:ascii="Bookman Old Style" w:eastAsia="Times New Roman" w:hAnsi="Bookman Old Style" w:cs="Times New Roman"/>
          <w:i/>
          <w:iCs/>
          <w:color w:val="333333"/>
          <w:sz w:val="28"/>
          <w:szCs w:val="28"/>
        </w:rPr>
        <w:t>x²</w:t>
      </w:r>
      <w:r w:rsidRPr="00091EAD">
        <w:rPr>
          <w:rFonts w:ascii="Bookman Old Style" w:eastAsia="Times New Roman" w:hAnsi="Bookman Old Style" w:cs="Times New Roman"/>
          <w:color w:val="333333"/>
          <w:sz w:val="28"/>
          <w:szCs w:val="28"/>
        </w:rPr>
        <w:t> = ____________.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y² + 56y +196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y² + 6y +6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4y² + 6y +16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4y² + 56y +196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x² - y² = 264</w:t>
      </w:r>
      <w:r w:rsidRPr="00091EAD">
        <w:rPr>
          <w:rFonts w:ascii="Bookman Old Style" w:eastAsia="Times New Roman" w:hAnsi="Bookman Old Style" w:cs="Times New Roman"/>
          <w:color w:val="333333"/>
          <w:sz w:val="28"/>
          <w:szCs w:val="28"/>
        </w:rPr>
        <w:t> and </w:t>
      </w:r>
      <w:r w:rsidRPr="00091EAD">
        <w:rPr>
          <w:rFonts w:ascii="Bookman Old Style" w:eastAsia="Times New Roman" w:hAnsi="Bookman Old Style" w:cs="Times New Roman"/>
          <w:i/>
          <w:iCs/>
          <w:color w:val="333333"/>
          <w:sz w:val="28"/>
          <w:szCs w:val="28"/>
        </w:rPr>
        <w:t>x - y</w:t>
      </w:r>
      <w:r w:rsidRPr="00091EAD">
        <w:rPr>
          <w:rFonts w:ascii="Bookman Old Style" w:eastAsia="Times New Roman" w:hAnsi="Bookman Old Style" w:cs="Times New Roman"/>
          <w:color w:val="333333"/>
          <w:sz w:val="28"/>
          <w:szCs w:val="28"/>
        </w:rPr>
        <w:t> = 6 then </w:t>
      </w:r>
      <w:r w:rsidRPr="00091EAD">
        <w:rPr>
          <w:rFonts w:ascii="Bookman Old Style" w:eastAsia="Times New Roman" w:hAnsi="Bookman Old Style" w:cs="Times New Roman"/>
          <w:i/>
          <w:iCs/>
          <w:color w:val="333333"/>
          <w:sz w:val="28"/>
          <w:szCs w:val="28"/>
        </w:rPr>
        <w:t>x + y</w:t>
      </w:r>
      <w:r w:rsidRPr="00091EAD">
        <w:rPr>
          <w:rFonts w:ascii="Bookman Old Style" w:eastAsia="Times New Roman" w:hAnsi="Bookman Old Style" w:cs="Times New Roman"/>
          <w:color w:val="333333"/>
          <w:sz w:val="28"/>
          <w:szCs w:val="28"/>
        </w:rPr>
        <w:t> = __________.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32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81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the first integer is </w:t>
      </w:r>
      <w:r w:rsidRPr="00091EAD">
        <w:rPr>
          <w:rFonts w:ascii="Bookman Old Style" w:eastAsia="Times New Roman" w:hAnsi="Bookman Old Style" w:cs="Times New Roman"/>
          <w:i/>
          <w:iCs/>
          <w:color w:val="333333"/>
          <w:sz w:val="28"/>
          <w:szCs w:val="28"/>
        </w:rPr>
        <w:t>2x + 1</w:t>
      </w:r>
      <w:r w:rsidRPr="00091EAD">
        <w:rPr>
          <w:rFonts w:ascii="Bookman Old Style" w:eastAsia="Times New Roman" w:hAnsi="Bookman Old Style" w:cs="Times New Roman"/>
          <w:color w:val="333333"/>
          <w:sz w:val="28"/>
          <w:szCs w:val="28"/>
        </w:rPr>
        <w:t>, then find the sum of the next two.</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x - 5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x + 5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4x + 5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4x - 5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9.</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product of the first two of the seven consecutive positive odd integers is 99. Find the sum of the fifth and the seventh integers.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slope of the line perpendicular to </w:t>
      </w:r>
      <w:r w:rsidRPr="00091EAD">
        <w:rPr>
          <w:rFonts w:ascii="Bookman Old Style" w:eastAsia="Times New Roman" w:hAnsi="Bookman Old Style" w:cs="Times New Roman"/>
          <w:i/>
          <w:iCs/>
          <w:color w:val="333333"/>
          <w:sz w:val="28"/>
          <w:szCs w:val="28"/>
        </w:rPr>
        <w:t>3x + 2y = 6</w:t>
      </w:r>
      <w:r w:rsidRPr="00091EAD">
        <w:rPr>
          <w:rFonts w:ascii="Bookman Old Style" w:eastAsia="Times New Roman" w:hAnsi="Bookman Old Style" w:cs="Times New Roman"/>
          <w:color w:val="333333"/>
          <w:sz w:val="28"/>
          <w:szCs w:val="28"/>
        </w:rPr>
        <w:t>.</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3/2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slope of the line parallel to </w:t>
      </w:r>
      <w:r w:rsidRPr="00091EAD">
        <w:rPr>
          <w:rFonts w:ascii="Bookman Old Style" w:eastAsia="Times New Roman" w:hAnsi="Bookman Old Style" w:cs="Times New Roman"/>
          <w:i/>
          <w:iCs/>
          <w:color w:val="333333"/>
          <w:sz w:val="28"/>
          <w:szCs w:val="28"/>
        </w:rPr>
        <w:t>2x – 3y = 8</w:t>
      </w:r>
      <w:r w:rsidRPr="00091EAD">
        <w:rPr>
          <w:rFonts w:ascii="Bookman Old Style" w:eastAsia="Times New Roman" w:hAnsi="Bookman Old Style" w:cs="Times New Roman"/>
          <w:color w:val="333333"/>
          <w:sz w:val="28"/>
          <w:szCs w:val="28"/>
        </w:rPr>
        <w:t>.</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inverse of the function </w:t>
      </w:r>
      <w:r w:rsidRPr="00091EAD">
        <w:rPr>
          <w:rFonts w:ascii="Bookman Old Style" w:eastAsia="Times New Roman" w:hAnsi="Bookman Old Style" w:cs="Times New Roman"/>
          <w:i/>
          <w:iCs/>
          <w:color w:val="333333"/>
          <w:sz w:val="28"/>
          <w:szCs w:val="28"/>
        </w:rPr>
        <w:t>f(x) </w:t>
      </w:r>
      <w:r w:rsidRPr="00091EAD">
        <w:rPr>
          <w:rFonts w:ascii="Bookman Old Style" w:eastAsia="Times New Roman" w:hAnsi="Bookman Old Style" w:cs="Times New Roman"/>
          <w:color w:val="333333"/>
          <w:sz w:val="28"/>
          <w:szCs w:val="28"/>
        </w:rPr>
        <w:t>= </w:t>
      </w:r>
      <w:r w:rsidRPr="00091EAD">
        <w:rPr>
          <w:rFonts w:ascii="Bookman Old Style" w:eastAsia="Times New Roman" w:hAnsi="Bookman Old Style" w:cs="Times New Roman"/>
          <w:i/>
          <w:iCs/>
          <w:color w:val="333333"/>
          <w:sz w:val="28"/>
          <w:szCs w:val="28"/>
        </w:rPr>
        <w:t>7x + 4</w:t>
      </w:r>
      <w:r w:rsidRPr="00091EAD">
        <w:rPr>
          <w:rFonts w:ascii="Bookman Old Style" w:eastAsia="Times New Roman" w:hAnsi="Bookman Old Style" w:cs="Times New Roman"/>
          <w:color w:val="333333"/>
          <w:sz w:val="28"/>
          <w:szCs w:val="28"/>
        </w:rPr>
        <w:t> is ___________.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f</w:t>
      </w:r>
      <w:r w:rsidRPr="00091EAD">
        <w:rPr>
          <w:rFonts w:ascii="Bookman Old Style" w:eastAsia="Times New Roman" w:hAnsi="Bookman Old Style" w:cs="Times New Roman"/>
          <w:color w:val="333333"/>
          <w:sz w:val="28"/>
          <w:szCs w:val="28"/>
          <w:vertAlign w:val="superscript"/>
        </w:rPr>
        <w:t> -1</w:t>
      </w:r>
      <w:r w:rsidRPr="00091EAD">
        <w:rPr>
          <w:rFonts w:ascii="Bookman Old Style" w:eastAsia="Times New Roman" w:hAnsi="Bookman Old Style" w:cs="Times New Roman"/>
          <w:i/>
          <w:iCs/>
          <w:color w:val="333333"/>
          <w:sz w:val="28"/>
          <w:szCs w:val="28"/>
        </w:rPr>
        <w:t>(x) </w:t>
      </w:r>
      <w:r w:rsidRPr="00091EAD">
        <w:rPr>
          <w:rFonts w:ascii="Bookman Old Style" w:eastAsia="Times New Roman" w:hAnsi="Bookman Old Style" w:cs="Times New Roman"/>
          <w:color w:val="333333"/>
          <w:sz w:val="28"/>
          <w:szCs w:val="28"/>
        </w:rPr>
        <w:t>= </w:t>
      </w:r>
      <w:r w:rsidRPr="00091EAD">
        <w:rPr>
          <w:rFonts w:ascii="Bookman Old Style" w:eastAsia="Times New Roman" w:hAnsi="Bookman Old Style" w:cs="Times New Roman"/>
          <w:i/>
          <w:iCs/>
          <w:color w:val="333333"/>
          <w:sz w:val="28"/>
          <w:szCs w:val="28"/>
        </w:rPr>
        <w:t>(y – 4)/7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f</w:t>
      </w:r>
      <w:r w:rsidRPr="00091EAD">
        <w:rPr>
          <w:rFonts w:ascii="Bookman Old Style" w:eastAsia="Times New Roman" w:hAnsi="Bookman Old Style" w:cs="Times New Roman"/>
          <w:color w:val="333333"/>
          <w:sz w:val="28"/>
          <w:szCs w:val="28"/>
          <w:vertAlign w:val="superscript"/>
        </w:rPr>
        <w:t>-1</w:t>
      </w:r>
      <w:r w:rsidRPr="00091EAD">
        <w:rPr>
          <w:rFonts w:ascii="Bookman Old Style" w:eastAsia="Times New Roman" w:hAnsi="Bookman Old Style" w:cs="Times New Roman"/>
          <w:i/>
          <w:iCs/>
          <w:color w:val="333333"/>
          <w:sz w:val="28"/>
          <w:szCs w:val="28"/>
        </w:rPr>
        <w:t>(x) </w:t>
      </w:r>
      <w:r w:rsidRPr="00091EAD">
        <w:rPr>
          <w:rFonts w:ascii="Bookman Old Style" w:eastAsia="Times New Roman" w:hAnsi="Bookman Old Style" w:cs="Times New Roman"/>
          <w:color w:val="333333"/>
          <w:sz w:val="28"/>
          <w:szCs w:val="28"/>
        </w:rPr>
        <w:t>= </w:t>
      </w:r>
      <w:r w:rsidRPr="00091EAD">
        <w:rPr>
          <w:rFonts w:ascii="Bookman Old Style" w:eastAsia="Times New Roman" w:hAnsi="Bookman Old Style" w:cs="Times New Roman"/>
          <w:i/>
          <w:iCs/>
          <w:color w:val="333333"/>
          <w:sz w:val="28"/>
          <w:szCs w:val="28"/>
        </w:rPr>
        <w:t>(x + 4)/7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f</w:t>
      </w:r>
      <w:r w:rsidRPr="00091EAD">
        <w:rPr>
          <w:rFonts w:ascii="Bookman Old Style" w:eastAsia="Times New Roman" w:hAnsi="Bookman Old Style" w:cs="Times New Roman"/>
          <w:color w:val="333333"/>
          <w:sz w:val="28"/>
          <w:szCs w:val="28"/>
          <w:vertAlign w:val="superscript"/>
        </w:rPr>
        <w:t>-1</w:t>
      </w:r>
      <w:r w:rsidRPr="00091EAD">
        <w:rPr>
          <w:rFonts w:ascii="Bookman Old Style" w:eastAsia="Times New Roman" w:hAnsi="Bookman Old Style" w:cs="Times New Roman"/>
          <w:i/>
          <w:iCs/>
          <w:color w:val="333333"/>
          <w:sz w:val="28"/>
          <w:szCs w:val="28"/>
        </w:rPr>
        <w:t>(x) </w:t>
      </w:r>
      <w:r w:rsidRPr="00091EAD">
        <w:rPr>
          <w:rFonts w:ascii="Bookman Old Style" w:eastAsia="Times New Roman" w:hAnsi="Bookman Old Style" w:cs="Times New Roman"/>
          <w:color w:val="333333"/>
          <w:sz w:val="28"/>
          <w:szCs w:val="28"/>
        </w:rPr>
        <w:t>= </w:t>
      </w:r>
      <w:r w:rsidRPr="00091EAD">
        <w:rPr>
          <w:rFonts w:ascii="Bookman Old Style" w:eastAsia="Times New Roman" w:hAnsi="Bookman Old Style" w:cs="Times New Roman"/>
          <w:i/>
          <w:iCs/>
          <w:color w:val="333333"/>
          <w:sz w:val="28"/>
          <w:szCs w:val="28"/>
        </w:rPr>
        <w:t>(y + 4)/7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f</w:t>
      </w:r>
      <w:r w:rsidRPr="00091EAD">
        <w:rPr>
          <w:rFonts w:ascii="Bookman Old Style" w:eastAsia="Times New Roman" w:hAnsi="Bookman Old Style" w:cs="Times New Roman"/>
          <w:color w:val="333333"/>
          <w:sz w:val="28"/>
          <w:szCs w:val="28"/>
          <w:vertAlign w:val="superscript"/>
        </w:rPr>
        <w:t>-1</w:t>
      </w:r>
      <w:r w:rsidRPr="00091EAD">
        <w:rPr>
          <w:rFonts w:ascii="Bookman Old Style" w:eastAsia="Times New Roman" w:hAnsi="Bookman Old Style" w:cs="Times New Roman"/>
          <w:i/>
          <w:iCs/>
          <w:color w:val="333333"/>
          <w:sz w:val="28"/>
          <w:szCs w:val="28"/>
        </w:rPr>
        <w:t>(x) </w:t>
      </w:r>
      <w:r w:rsidRPr="00091EAD">
        <w:rPr>
          <w:rFonts w:ascii="Bookman Old Style" w:eastAsia="Times New Roman" w:hAnsi="Bookman Old Style" w:cs="Times New Roman"/>
          <w:color w:val="333333"/>
          <w:sz w:val="28"/>
          <w:szCs w:val="28"/>
        </w:rPr>
        <w:t>= </w:t>
      </w:r>
      <w:r w:rsidRPr="00091EAD">
        <w:rPr>
          <w:rFonts w:ascii="Bookman Old Style" w:eastAsia="Times New Roman" w:hAnsi="Bookman Old Style" w:cs="Times New Roman"/>
          <w:i/>
          <w:iCs/>
          <w:color w:val="333333"/>
          <w:sz w:val="28"/>
          <w:szCs w:val="28"/>
        </w:rPr>
        <w:t>(x – 4)/7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3x + 2</w:t>
      </w:r>
      <w:r w:rsidRPr="00091EAD">
        <w:rPr>
          <w:rFonts w:ascii="Bookman Old Style" w:eastAsia="Times New Roman" w:hAnsi="Bookman Old Style" w:cs="Times New Roman"/>
          <w:color w:val="333333"/>
          <w:sz w:val="28"/>
          <w:szCs w:val="28"/>
        </w:rPr>
        <w:t> is the 6</w:t>
      </w:r>
      <w:r w:rsidRPr="00091EAD">
        <w:rPr>
          <w:rFonts w:ascii="Bookman Old Style" w:eastAsia="Times New Roman" w:hAnsi="Bookman Old Style" w:cs="Times New Roman"/>
          <w:color w:val="333333"/>
          <w:sz w:val="28"/>
          <w:szCs w:val="28"/>
          <w:vertAlign w:val="superscript"/>
        </w:rPr>
        <w:t>th</w:t>
      </w:r>
      <w:r w:rsidRPr="00091EAD">
        <w:rPr>
          <w:rFonts w:ascii="Bookman Old Style" w:eastAsia="Times New Roman" w:hAnsi="Bookman Old Style" w:cs="Times New Roman"/>
          <w:color w:val="333333"/>
          <w:sz w:val="28"/>
          <w:szCs w:val="28"/>
        </w:rPr>
        <w:t> integer, then the sum of the 9</w:t>
      </w:r>
      <w:r w:rsidRPr="00091EAD">
        <w:rPr>
          <w:rFonts w:ascii="Bookman Old Style" w:eastAsia="Times New Roman" w:hAnsi="Bookman Old Style" w:cs="Times New Roman"/>
          <w:color w:val="333333"/>
          <w:sz w:val="28"/>
          <w:szCs w:val="28"/>
          <w:vertAlign w:val="superscript"/>
        </w:rPr>
        <w:t>th</w:t>
      </w:r>
      <w:r w:rsidRPr="00091EAD">
        <w:rPr>
          <w:rFonts w:ascii="Bookman Old Style" w:eastAsia="Times New Roman" w:hAnsi="Bookman Old Style" w:cs="Times New Roman"/>
          <w:color w:val="333333"/>
          <w:sz w:val="28"/>
          <w:szCs w:val="28"/>
        </w:rPr>
        <w:t> and the 11</w:t>
      </w:r>
      <w:r w:rsidRPr="00091EAD">
        <w:rPr>
          <w:rFonts w:ascii="Bookman Old Style" w:eastAsia="Times New Roman" w:hAnsi="Bookman Old Style" w:cs="Times New Roman"/>
          <w:color w:val="333333"/>
          <w:sz w:val="28"/>
          <w:szCs w:val="28"/>
          <w:vertAlign w:val="superscript"/>
        </w:rPr>
        <w:t>th </w:t>
      </w:r>
      <w:r w:rsidRPr="00091EAD">
        <w:rPr>
          <w:rFonts w:ascii="Bookman Old Style" w:eastAsia="Times New Roman" w:hAnsi="Bookman Old Style" w:cs="Times New Roman"/>
          <w:color w:val="333333"/>
          <w:sz w:val="28"/>
          <w:szCs w:val="28"/>
        </w:rPr>
        <w:t> integers is _______________.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6x - 33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6x + 33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6x + 12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6x -23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9x + 18</w:t>
      </w:r>
      <w:r w:rsidRPr="00091EAD">
        <w:rPr>
          <w:rFonts w:ascii="Bookman Old Style" w:eastAsia="Times New Roman" w:hAnsi="Bookman Old Style" w:cs="Times New Roman"/>
          <w:color w:val="333333"/>
          <w:sz w:val="28"/>
          <w:szCs w:val="28"/>
        </w:rPr>
        <w:t> is the 9</w:t>
      </w:r>
      <w:r w:rsidRPr="00091EAD">
        <w:rPr>
          <w:rFonts w:ascii="Bookman Old Style" w:eastAsia="Times New Roman" w:hAnsi="Bookman Old Style" w:cs="Times New Roman"/>
          <w:color w:val="333333"/>
          <w:sz w:val="28"/>
          <w:szCs w:val="28"/>
          <w:vertAlign w:val="superscript"/>
        </w:rPr>
        <w:t>th</w:t>
      </w:r>
      <w:r w:rsidRPr="00091EAD">
        <w:rPr>
          <w:rFonts w:ascii="Bookman Old Style" w:eastAsia="Times New Roman" w:hAnsi="Bookman Old Style" w:cs="Times New Roman"/>
          <w:color w:val="333333"/>
          <w:sz w:val="28"/>
          <w:szCs w:val="28"/>
        </w:rPr>
        <w:t> integer, find the product of the 3</w:t>
      </w:r>
      <w:r w:rsidRPr="00091EAD">
        <w:rPr>
          <w:rFonts w:ascii="Bookman Old Style" w:eastAsia="Times New Roman" w:hAnsi="Bookman Old Style" w:cs="Times New Roman"/>
          <w:color w:val="333333"/>
          <w:sz w:val="28"/>
          <w:szCs w:val="28"/>
          <w:vertAlign w:val="superscript"/>
        </w:rPr>
        <w:t>rd</w:t>
      </w:r>
      <w:r w:rsidRPr="00091EAD">
        <w:rPr>
          <w:rFonts w:ascii="Bookman Old Style" w:eastAsia="Times New Roman" w:hAnsi="Bookman Old Style" w:cs="Times New Roman"/>
          <w:color w:val="333333"/>
          <w:sz w:val="28"/>
          <w:szCs w:val="28"/>
        </w:rPr>
        <w:t>and the 7</w:t>
      </w:r>
      <w:r w:rsidRPr="00091EAD">
        <w:rPr>
          <w:rFonts w:ascii="Bookman Old Style" w:eastAsia="Times New Roman" w:hAnsi="Bookman Old Style" w:cs="Times New Roman"/>
          <w:color w:val="333333"/>
          <w:sz w:val="28"/>
          <w:szCs w:val="28"/>
          <w:vertAlign w:val="superscript"/>
        </w:rPr>
        <w:t>th</w:t>
      </w:r>
      <w:r w:rsidRPr="00091EAD">
        <w:rPr>
          <w:rFonts w:ascii="Bookman Old Style" w:eastAsia="Times New Roman" w:hAnsi="Bookman Old Style" w:cs="Times New Roman"/>
          <w:color w:val="333333"/>
          <w:sz w:val="28"/>
          <w:szCs w:val="28"/>
        </w:rPr>
        <w:t> integers.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81x² + 252x + 192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81x² - 252x + 192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81x² - 252x - 192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81x² + 225x + 192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Find the value of the expression </w:t>
      </w:r>
      <w:r w:rsidRPr="00091EAD">
        <w:rPr>
          <w:rFonts w:ascii="Bookman Old Style" w:eastAsia="Times New Roman" w:hAnsi="Bookman Old Style" w:cs="Times New Roman"/>
          <w:i/>
          <w:iCs/>
          <w:color w:val="333333"/>
          <w:sz w:val="28"/>
          <w:szCs w:val="28"/>
        </w:rPr>
        <w:t>4a + 2x + d</w:t>
      </w:r>
      <w:r w:rsidRPr="00091EAD">
        <w:rPr>
          <w:rFonts w:ascii="Bookman Old Style" w:eastAsia="Times New Roman" w:hAnsi="Bookman Old Style" w:cs="Times New Roman"/>
          <w:color w:val="333333"/>
          <w:sz w:val="28"/>
          <w:szCs w:val="28"/>
        </w:rPr>
        <w:t> when </w:t>
      </w:r>
      <w:r w:rsidRPr="00091EAD">
        <w:rPr>
          <w:rFonts w:ascii="Bookman Old Style" w:eastAsia="Times New Roman" w:hAnsi="Bookman Old Style" w:cs="Times New Roman"/>
          <w:i/>
          <w:iCs/>
          <w:color w:val="333333"/>
          <w:sz w:val="28"/>
          <w:szCs w:val="28"/>
        </w:rPr>
        <w:t>a = 7, x = -2</w:t>
      </w:r>
      <w:r w:rsidRPr="00091EAD">
        <w:rPr>
          <w:rFonts w:ascii="Bookman Old Style" w:eastAsia="Times New Roman" w:hAnsi="Bookman Old Style" w:cs="Times New Roman"/>
          <w:color w:val="333333"/>
          <w:sz w:val="28"/>
          <w:szCs w:val="28"/>
        </w:rPr>
        <w:t> and </w:t>
      </w:r>
      <w:r w:rsidRPr="00091EAD">
        <w:rPr>
          <w:rFonts w:ascii="Bookman Old Style" w:eastAsia="Times New Roman" w:hAnsi="Bookman Old Style" w:cs="Times New Roman"/>
          <w:i/>
          <w:iCs/>
          <w:color w:val="333333"/>
          <w:sz w:val="28"/>
          <w:szCs w:val="28"/>
        </w:rPr>
        <w:t>d = 4</w:t>
      </w:r>
      <w:r w:rsidRPr="00091EAD">
        <w:rPr>
          <w:rFonts w:ascii="Bookman Old Style" w:eastAsia="Times New Roman" w:hAnsi="Bookman Old Style" w:cs="Times New Roman"/>
          <w:color w:val="333333"/>
          <w:sz w:val="28"/>
          <w:szCs w:val="28"/>
        </w:rPr>
        <w:t>.</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w:t>
      </w:r>
      <w:r w:rsidRPr="00091EAD">
        <w:rPr>
          <w:rFonts w:ascii="Bookman Old Style" w:eastAsia="Times New Roman" w:hAnsi="Bookman Old Style" w:cs="Times New Roman"/>
          <w:i/>
          <w:iCs/>
          <w:color w:val="333333"/>
          <w:sz w:val="28"/>
          <w:szCs w:val="28"/>
        </w:rPr>
        <w:t>(a + b)² = 64</w:t>
      </w:r>
      <w:r w:rsidRPr="00091EAD">
        <w:rPr>
          <w:rFonts w:ascii="Bookman Old Style" w:eastAsia="Times New Roman" w:hAnsi="Bookman Old Style" w:cs="Times New Roman"/>
          <w:color w:val="333333"/>
          <w:sz w:val="28"/>
          <w:szCs w:val="28"/>
        </w:rPr>
        <w:t>, and </w:t>
      </w:r>
      <w:r w:rsidRPr="00091EAD">
        <w:rPr>
          <w:rFonts w:ascii="Bookman Old Style" w:eastAsia="Times New Roman" w:hAnsi="Bookman Old Style" w:cs="Times New Roman"/>
          <w:i/>
          <w:iCs/>
          <w:color w:val="333333"/>
          <w:sz w:val="28"/>
          <w:szCs w:val="28"/>
        </w:rPr>
        <w:t>ab = 3, </w:t>
      </w:r>
      <w:r w:rsidRPr="00091EAD">
        <w:rPr>
          <w:rFonts w:ascii="Bookman Old Style" w:eastAsia="Times New Roman" w:hAnsi="Bookman Old Style" w:cs="Times New Roman"/>
          <w:color w:val="333333"/>
          <w:sz w:val="28"/>
          <w:szCs w:val="28"/>
        </w:rPr>
        <w:t>then</w:t>
      </w:r>
      <w:r w:rsidRPr="00091EAD">
        <w:rPr>
          <w:rFonts w:ascii="Bookman Old Style" w:eastAsia="Times New Roman" w:hAnsi="Bookman Old Style" w:cs="Times New Roman"/>
          <w:i/>
          <w:iCs/>
          <w:color w:val="333333"/>
          <w:sz w:val="28"/>
          <w:szCs w:val="28"/>
        </w:rPr>
        <w:t> a² + b²</w:t>
      </w:r>
      <w:r w:rsidRPr="00091EAD">
        <w:rPr>
          <w:rFonts w:ascii="Bookman Old Style" w:eastAsia="Times New Roman" w:hAnsi="Bookman Old Style" w:cs="Times New Roman"/>
          <w:color w:val="333333"/>
          <w:sz w:val="28"/>
          <w:szCs w:val="28"/>
        </w:rPr>
        <w:t> = ________________.</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Find the sum of the first 22 positive odd integers.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564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648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244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484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Find the sum of the first 100 positive even integers.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10,100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9,550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9,505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10,500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19.</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Find the sum of the first 50 positive even integers.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3,500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2,550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3,550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2,500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br/>
        <w:t>20.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Find the sum of all positive even integers between 40 to 60 inclusive.</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750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650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450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550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Let </w:t>
      </w:r>
      <w:r w:rsidRPr="00091EAD">
        <w:rPr>
          <w:rFonts w:ascii="Bookman Old Style" w:eastAsia="Times New Roman" w:hAnsi="Bookman Old Style" w:cs="Times New Roman"/>
          <w:i/>
          <w:iCs/>
          <w:color w:val="333333"/>
          <w:sz w:val="28"/>
          <w:szCs w:val="28"/>
        </w:rPr>
        <w:t>f(x) = 3x² - 2x + 5</w:t>
      </w:r>
      <w:r w:rsidRPr="00091EAD">
        <w:rPr>
          <w:rFonts w:ascii="Bookman Old Style" w:eastAsia="Times New Roman" w:hAnsi="Bookman Old Style" w:cs="Times New Roman"/>
          <w:color w:val="333333"/>
          <w:sz w:val="28"/>
          <w:szCs w:val="28"/>
        </w:rPr>
        <w:t> and </w:t>
      </w:r>
      <w:r w:rsidRPr="00091EAD">
        <w:rPr>
          <w:rFonts w:ascii="Bookman Old Style" w:eastAsia="Times New Roman" w:hAnsi="Bookman Old Style" w:cs="Times New Roman"/>
          <w:i/>
          <w:iCs/>
          <w:color w:val="333333"/>
          <w:sz w:val="28"/>
          <w:szCs w:val="28"/>
        </w:rPr>
        <w:t>g(x) = 2x + 1</w:t>
      </w:r>
      <w:r w:rsidRPr="00091EAD">
        <w:rPr>
          <w:rFonts w:ascii="Bookman Old Style" w:eastAsia="Times New Roman" w:hAnsi="Bookman Old Style" w:cs="Times New Roman"/>
          <w:color w:val="333333"/>
          <w:sz w:val="28"/>
          <w:szCs w:val="28"/>
        </w:rPr>
        <w:t>, find </w:t>
      </w:r>
      <w:r w:rsidRPr="00091EAD">
        <w:rPr>
          <w:rFonts w:ascii="Bookman Old Style" w:eastAsia="Times New Roman" w:hAnsi="Bookman Old Style" w:cs="Times New Roman"/>
          <w:i/>
          <w:iCs/>
          <w:color w:val="333333"/>
          <w:sz w:val="28"/>
          <w:szCs w:val="28"/>
        </w:rPr>
        <w:t>(f + g)(-2).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Let </w:t>
      </w:r>
      <w:r w:rsidRPr="00091EAD">
        <w:rPr>
          <w:rFonts w:ascii="Bookman Old Style" w:eastAsia="Times New Roman" w:hAnsi="Bookman Old Style" w:cs="Times New Roman"/>
          <w:i/>
          <w:iCs/>
          <w:color w:val="333333"/>
          <w:sz w:val="28"/>
          <w:szCs w:val="28"/>
        </w:rPr>
        <w:t>f(x) = 3x² - 5</w:t>
      </w:r>
      <w:r w:rsidRPr="00091EAD">
        <w:rPr>
          <w:rFonts w:ascii="Bookman Old Style" w:eastAsia="Times New Roman" w:hAnsi="Bookman Old Style" w:cs="Times New Roman"/>
          <w:color w:val="333333"/>
          <w:sz w:val="28"/>
          <w:szCs w:val="28"/>
        </w:rPr>
        <w:t> and </w:t>
      </w:r>
      <w:r w:rsidRPr="00091EAD">
        <w:rPr>
          <w:rFonts w:ascii="Bookman Old Style" w:eastAsia="Times New Roman" w:hAnsi="Bookman Old Style" w:cs="Times New Roman"/>
          <w:i/>
          <w:iCs/>
          <w:color w:val="333333"/>
          <w:sz w:val="28"/>
          <w:szCs w:val="28"/>
        </w:rPr>
        <w:t>g(x) = 2x + 1</w:t>
      </w:r>
      <w:r w:rsidRPr="00091EAD">
        <w:rPr>
          <w:rFonts w:ascii="Bookman Old Style" w:eastAsia="Times New Roman" w:hAnsi="Bookman Old Style" w:cs="Times New Roman"/>
          <w:color w:val="333333"/>
          <w:sz w:val="28"/>
          <w:szCs w:val="28"/>
        </w:rPr>
        <w:t>, find </w:t>
      </w:r>
      <w:r w:rsidRPr="00091EAD">
        <w:rPr>
          <w:rFonts w:ascii="Bookman Old Style" w:eastAsia="Times New Roman" w:hAnsi="Bookman Old Style" w:cs="Times New Roman"/>
          <w:i/>
          <w:iCs/>
          <w:color w:val="333333"/>
          <w:sz w:val="28"/>
          <w:szCs w:val="28"/>
        </w:rPr>
        <w:t>(f • g)(-1)</w:t>
      </w:r>
      <w:r w:rsidRPr="00091EAD">
        <w:rPr>
          <w:rFonts w:ascii="Bookman Old Style" w:eastAsia="Times New Roman" w:hAnsi="Bookman Old Style" w:cs="Times New Roman"/>
          <w:color w:val="333333"/>
          <w:sz w:val="28"/>
          <w:szCs w:val="28"/>
        </w:rPr>
        <w:t>.</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Let </w:t>
      </w:r>
      <w:r w:rsidRPr="00091EAD">
        <w:rPr>
          <w:rFonts w:ascii="Bookman Old Style" w:eastAsia="Times New Roman" w:hAnsi="Bookman Old Style" w:cs="Times New Roman"/>
          <w:i/>
          <w:iCs/>
          <w:color w:val="333333"/>
          <w:sz w:val="28"/>
          <w:szCs w:val="28"/>
        </w:rPr>
        <w:t>f(x) = x² - 2 </w:t>
      </w:r>
      <w:r w:rsidRPr="00091EAD">
        <w:rPr>
          <w:rFonts w:ascii="Bookman Old Style" w:eastAsia="Times New Roman" w:hAnsi="Bookman Old Style" w:cs="Times New Roman"/>
          <w:color w:val="333333"/>
          <w:sz w:val="28"/>
          <w:szCs w:val="28"/>
        </w:rPr>
        <w:t>and </w:t>
      </w:r>
      <w:r w:rsidRPr="00091EAD">
        <w:rPr>
          <w:rFonts w:ascii="Bookman Old Style" w:eastAsia="Times New Roman" w:hAnsi="Bookman Old Style" w:cs="Times New Roman"/>
          <w:i/>
          <w:iCs/>
          <w:color w:val="333333"/>
          <w:sz w:val="28"/>
          <w:szCs w:val="28"/>
        </w:rPr>
        <w:t>g(x) = x - 4</w:t>
      </w:r>
      <w:r w:rsidRPr="00091EAD">
        <w:rPr>
          <w:rFonts w:ascii="Bookman Old Style" w:eastAsia="Times New Roman" w:hAnsi="Bookman Old Style" w:cs="Times New Roman"/>
          <w:color w:val="333333"/>
          <w:sz w:val="28"/>
          <w:szCs w:val="28"/>
        </w:rPr>
        <w:t>, find </w:t>
      </w:r>
      <w:r w:rsidRPr="00091EAD">
        <w:rPr>
          <w:rFonts w:ascii="Bookman Old Style" w:eastAsia="Times New Roman" w:hAnsi="Bookman Old Style" w:cs="Times New Roman"/>
          <w:i/>
          <w:iCs/>
          <w:color w:val="333333"/>
          <w:sz w:val="28"/>
          <w:szCs w:val="28"/>
        </w:rPr>
        <w:t>(f ◦ g)(3)</w:t>
      </w:r>
      <w:r w:rsidRPr="00091EAD">
        <w:rPr>
          <w:rFonts w:ascii="Bookman Old Style" w:eastAsia="Times New Roman" w:hAnsi="Bookman Old Style" w:cs="Times New Roman"/>
          <w:color w:val="333333"/>
          <w:sz w:val="28"/>
          <w:szCs w:val="28"/>
        </w:rPr>
        <w:t>.</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sale price of a camera after a 20% discount is 7,200. What was the price before the discount?</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5760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1,440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9,000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8,640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Which of the following is a real number?</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a  + bi, b ≠ 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 + 0i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 + 3i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3 + 8i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Which of the following is equal to zero?</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4 – 4i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0 + 0i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0 –  3i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-3  + 3i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How many multiples of 20 are there in the first 100 positive even integers inclusive?</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Which of the following is a pure imaginary number?</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0 – 3i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 + 2i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8 – 11i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0 + 0i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29.</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Which of the following is not a complex number?</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0 – 3i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2 + 2i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8 – 0i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0 + 4i</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length of the sides of a hexagon are consecutive odd integers. Find the perimeter of the figure if the longest side measures 17 units.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34 units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72 units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83 units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56 units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length of the sides of a decagon are consecutive odd integers. Find the perimeter of the figure if the shortest side measures 13.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130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189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220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169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length of the sides of a nonagon are consecutive odd integers. Find the perimeter of the figure if the longest side measures 53.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405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657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222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length of the sides of a heptagon are consecutive even integers. Find the perimeter of the figure if the shortest side measures 26.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489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224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length of the sides of a nonagon are consecutive even integers. Find the perimeter of the figure if the longest side measures 20.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801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810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180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How many multiples of 15 are there in the first 100 positive odd integers?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Find the average of the integers from 4 to 53.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27.5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27.8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28.0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28.5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Three-eigths of the average of six numbers is equal to how many times their sum?</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104% of 740?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790.66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769.60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967.90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679.60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39.</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Four-elevenths of the average of 11 numbers is equal to how many times their sum?</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16/25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4/121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9/64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25/81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40.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the first integer is </w:t>
      </w:r>
      <w:r w:rsidRPr="00091EAD">
        <w:rPr>
          <w:rFonts w:ascii="Bookman Old Style" w:eastAsia="Times New Roman" w:hAnsi="Bookman Old Style" w:cs="Times New Roman"/>
          <w:i/>
          <w:iCs/>
          <w:color w:val="333333"/>
          <w:sz w:val="28"/>
          <w:szCs w:val="28"/>
        </w:rPr>
        <w:t>x + 9</w:t>
      </w:r>
      <w:r w:rsidRPr="00091EAD">
        <w:rPr>
          <w:rFonts w:ascii="Bookman Old Style" w:eastAsia="Times New Roman" w:hAnsi="Bookman Old Style" w:cs="Times New Roman"/>
          <w:color w:val="333333"/>
          <w:sz w:val="28"/>
          <w:szCs w:val="28"/>
        </w:rPr>
        <w:t>, then find the next four integers.</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x + 11, x + 13, x + 15, x + 17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x + 10, x + 12, x + 14, x + 16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x + 10, x + 11, x + 12, x + 13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i/>
          <w:iCs/>
          <w:color w:val="333333"/>
          <w:sz w:val="28"/>
          <w:szCs w:val="28"/>
        </w:rPr>
        <w:t>x + 11, x + 12, x + 13, x + 14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br/>
        <w:t>answer key</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9.</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19.b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23.b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24.c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t>29.c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Times New Roman" w:eastAsia="Times New Roman" w:hAnsi="Times New Roman" w:cs="Times New Roman"/>
          <w:color w:val="333333"/>
          <w:sz w:val="28"/>
          <w:szCs w:val="28"/>
        </w:rPr>
        <w:t>30.</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31.c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32.a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33.d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34.d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35.d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36.d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37.a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38.b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39.b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40.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Default="00091EAD" w:rsidP="00EB504E">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rFonts w:ascii="Georgia" w:eastAsia="Times New Roman" w:hAnsi="Georgia" w:cs="Times New Roman"/>
          <w:sz w:val="28"/>
          <w:szCs w:val="28"/>
        </w:rPr>
      </w:pPr>
      <w:hyperlink r:id="rId6" w:history="1">
        <w:r w:rsidRPr="00091EAD">
          <w:rPr>
            <w:rFonts w:ascii="Georgia" w:eastAsia="Times New Roman" w:hAnsi="Georgia" w:cs="Times New Roman"/>
            <w:color w:val="993322"/>
            <w:sz w:val="28"/>
            <w:szCs w:val="28"/>
          </w:rPr>
          <w:t>LET - GENERAL EDUCATION REVIEWER - MATHEMATICS - COLLEGE ENTRANCE EXAMS- LICENSURE EXAM FOR TEACHERS</w:t>
        </w:r>
      </w:hyperlink>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equivalent fraction of the decimal 0.725?</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2/29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29/40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30/40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29/30</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24% of what number is 64.</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263.67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264.67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265.67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266.67</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percent of 650 is 13?</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number is 70% of 3,400?</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2,180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2,280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2,380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2,480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equivalent decimal form of 650/900?</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11/18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17/18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13/18</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sum of the prime factors of 42?</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13</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The difference of two numbers is 40. Their sum is 80.                Find the two numbers.     </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21 and 59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20 and 60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19 and 61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18 and 62</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½ of the 50% of 250?</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62.5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72.5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52.5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82.5</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9.</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product of a number and its reciprocal?</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lastRenderedPageBreak/>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3</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10.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Find the sum of 0.36 and its reciprocal.</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81/706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625/706</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706/225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225/706</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11.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number completes the sequence?                      320,440,560,______,800</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580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640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680</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12.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If a box contains 9 yellow, 5 black, and 14 green    balls.  Find the probability of getting  green.</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0.35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0.14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0.5</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0.55</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13.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probability of getting the sum of 11 in a single throw of a pair of dice?</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1/4</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1/2</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1/18</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2/3</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14.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6</w:t>
      </w:r>
      <w:r w:rsidRPr="00091EAD">
        <w:rPr>
          <w:rFonts w:ascii="Bookman Old Style" w:eastAsia="Times New Roman" w:hAnsi="Bookman Old Style" w:cs="Times New Roman"/>
          <w:color w:val="333333"/>
          <w:sz w:val="28"/>
          <w:szCs w:val="28"/>
          <w:vertAlign w:val="superscript"/>
        </w:rPr>
        <w:t>th</w:t>
      </w:r>
      <w:r w:rsidRPr="00091EAD">
        <w:rPr>
          <w:rFonts w:ascii="Bookman Old Style" w:eastAsia="Times New Roman" w:hAnsi="Bookman Old Style" w:cs="Times New Roman"/>
          <w:color w:val="333333"/>
          <w:sz w:val="28"/>
          <w:szCs w:val="28"/>
        </w:rPr>
        <w:t> number of the sequence 12, 4, 4/3…</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4/9</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4/27</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9/81</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4/81</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       15.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What is the sum of the first 100 positive even integers?</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10,010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b.</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10,100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c.</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11,010</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d.</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11,100</w:t>
      </w: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Answer key:</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6.</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7.</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8.</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a</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9.</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10.</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11.</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12.</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13.</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c</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14.</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d</w:t>
      </w:r>
    </w:p>
    <w:p w:rsidR="00091EAD" w:rsidRPr="00091EAD" w:rsidRDefault="00091EAD" w:rsidP="00091EAD">
      <w:pPr>
        <w:pStyle w:val="NoSpacing"/>
        <w:rPr>
          <w:rFonts w:ascii="Georgia" w:eastAsia="Times New Roman" w:hAnsi="Georgia" w:cs="Times New Roman"/>
          <w:color w:val="333333"/>
          <w:sz w:val="28"/>
          <w:szCs w:val="28"/>
        </w:rPr>
      </w:pPr>
      <w:r w:rsidRPr="00091EAD">
        <w:rPr>
          <w:rFonts w:ascii="Bookman Old Style" w:eastAsia="Times New Roman" w:hAnsi="Bookman Old Style" w:cs="Times New Roman"/>
          <w:color w:val="333333"/>
          <w:sz w:val="28"/>
          <w:szCs w:val="28"/>
        </w:rPr>
        <w:t>15.</w:t>
      </w:r>
      <w:r w:rsidRPr="00091EAD">
        <w:rPr>
          <w:rFonts w:ascii="Times New Roman" w:eastAsia="Times New Roman" w:hAnsi="Times New Roman" w:cs="Times New Roman"/>
          <w:color w:val="333333"/>
          <w:sz w:val="28"/>
          <w:szCs w:val="28"/>
        </w:rPr>
        <w:t> </w:t>
      </w:r>
      <w:r w:rsidRPr="00091EAD">
        <w:rPr>
          <w:rFonts w:ascii="Bookman Old Style" w:eastAsia="Times New Roman" w:hAnsi="Bookman Old Style" w:cs="Times New Roman"/>
          <w:color w:val="333333"/>
          <w:sz w:val="28"/>
          <w:szCs w:val="28"/>
        </w:rPr>
        <w:t>b</w:t>
      </w: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Default="00091EAD" w:rsidP="00091EAD">
      <w:pPr>
        <w:pStyle w:val="NoSpacing"/>
        <w:rPr>
          <w:sz w:val="28"/>
          <w:szCs w:val="28"/>
        </w:rPr>
      </w:pPr>
    </w:p>
    <w:p w:rsidR="00091EAD" w:rsidRPr="00091EAD" w:rsidRDefault="00091EAD" w:rsidP="00091EAD">
      <w:pPr>
        <w:pStyle w:val="NoSpacing"/>
        <w:rPr>
          <w:sz w:val="28"/>
          <w:szCs w:val="28"/>
        </w:rPr>
      </w:pPr>
      <w:r w:rsidRPr="00091EAD">
        <w:rPr>
          <w:sz w:val="28"/>
          <w:szCs w:val="28"/>
        </w:rPr>
        <w:lastRenderedPageBreak/>
        <w:t>LET - LICENSURE EAXAM FOR TEACHERS REVIEWER - GENERAL EDUCATION - MATH - TEST</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w:t>
      </w:r>
      <w:r w:rsidRPr="00091EAD">
        <w:rPr>
          <w:rFonts w:ascii="Times New Roman" w:hAnsi="Times New Roman"/>
          <w:color w:val="333333"/>
          <w:sz w:val="28"/>
          <w:szCs w:val="28"/>
        </w:rPr>
        <w:t>  </w:t>
      </w:r>
      <w:r w:rsidRPr="00091EAD">
        <w:rPr>
          <w:rFonts w:ascii="Bookman Old Style" w:hAnsi="Bookman Old Style"/>
          <w:color w:val="333333"/>
          <w:sz w:val="28"/>
          <w:szCs w:val="28"/>
        </w:rPr>
        <w:t>Express 2,600 in standard form.</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2.6 x 10²</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2.6 x 10</w:t>
      </w:r>
      <w:r w:rsidRPr="00091EAD">
        <w:rPr>
          <w:rFonts w:ascii="Bookman Old Style" w:hAnsi="Bookman Old Style"/>
          <w:color w:val="333333"/>
          <w:sz w:val="28"/>
          <w:szCs w:val="28"/>
        </w:rPr>
        <w:sym w:font="Symbol" w:char="F009"/>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2.6 x 10³</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2.6 x 10</w:t>
      </w:r>
      <w:r w:rsidRPr="00091EAD">
        <w:rPr>
          <w:rFonts w:ascii="Bookman Old Style" w:hAnsi="Bookman Old Style"/>
          <w:color w:val="333333"/>
          <w:sz w:val="28"/>
          <w:szCs w:val="28"/>
        </w:rPr>
        <w:sym w:font="Symbol" w:char="F007"/>
      </w:r>
    </w:p>
    <w:p w:rsidR="00091EAD" w:rsidRPr="00091EAD" w:rsidRDefault="00091EAD" w:rsidP="00091EAD">
      <w:pPr>
        <w:pStyle w:val="NoSpacing"/>
        <w:rPr>
          <w:color w:val="333333"/>
          <w:sz w:val="28"/>
          <w:szCs w:val="28"/>
        </w:rPr>
      </w:pPr>
      <w:r w:rsidRPr="00091EAD">
        <w:rPr>
          <w:rFonts w:ascii="Times New Roman" w:hAnsi="Times New Roman"/>
          <w:color w:val="333333"/>
          <w:sz w:val="28"/>
          <w:szCs w:val="28"/>
        </w:rPr>
        <w:t>   </w:t>
      </w:r>
      <w:r w:rsidRPr="00091EAD">
        <w:rPr>
          <w:rFonts w:ascii="Bookman Old Style" w:hAnsi="Bookman Old Style"/>
          <w:color w:val="333333"/>
          <w:sz w:val="28"/>
          <w:szCs w:val="28"/>
        </w:rPr>
        <w:t> </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2.</w:t>
      </w:r>
      <w:r w:rsidRPr="00091EAD">
        <w:rPr>
          <w:rFonts w:ascii="Times New Roman" w:hAnsi="Times New Roman"/>
          <w:color w:val="333333"/>
          <w:sz w:val="28"/>
          <w:szCs w:val="28"/>
        </w:rPr>
        <w:t>  </w:t>
      </w:r>
      <w:r w:rsidRPr="00091EAD">
        <w:rPr>
          <w:rFonts w:ascii="Bookman Old Style" w:hAnsi="Bookman Old Style"/>
          <w:color w:val="333333"/>
          <w:sz w:val="28"/>
          <w:szCs w:val="28"/>
        </w:rPr>
        <w:t>Express 0.00387 in standard form.</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3.87 x 10²</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3.87 x 10</w:t>
      </w:r>
      <w:r w:rsidRPr="00091EAD">
        <w:rPr>
          <w:rFonts w:ascii="Bookman Old Style" w:hAnsi="Bookman Old Style"/>
          <w:color w:val="333333"/>
          <w:sz w:val="28"/>
          <w:szCs w:val="28"/>
        </w:rPr>
        <w:sym w:font="Symbol" w:char="F009"/>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3.87 x 10³</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3.87 x 10</w:t>
      </w:r>
      <w:r w:rsidRPr="00091EAD">
        <w:rPr>
          <w:rFonts w:ascii="Bookman Old Style" w:hAnsi="Bookman Old Style"/>
          <w:color w:val="333333"/>
          <w:sz w:val="28"/>
          <w:szCs w:val="28"/>
        </w:rPr>
        <w:sym w:font="Symbol" w:char="F007"/>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3.</w:t>
      </w:r>
      <w:r w:rsidRPr="00091EAD">
        <w:rPr>
          <w:rFonts w:ascii="Times New Roman" w:hAnsi="Times New Roman"/>
          <w:color w:val="333333"/>
          <w:sz w:val="28"/>
          <w:szCs w:val="28"/>
        </w:rPr>
        <w:t>  </w:t>
      </w:r>
      <w:r w:rsidRPr="00091EAD">
        <w:rPr>
          <w:rFonts w:ascii="Bookman Old Style" w:hAnsi="Bookman Old Style"/>
          <w:color w:val="333333"/>
          <w:sz w:val="28"/>
          <w:szCs w:val="28"/>
        </w:rPr>
        <w:t>Express 1.96 x 10</w:t>
      </w:r>
      <w:r w:rsidRPr="00091EAD">
        <w:rPr>
          <w:rFonts w:ascii="Bookman Old Style" w:hAnsi="Bookman Old Style"/>
          <w:color w:val="333333"/>
          <w:sz w:val="28"/>
          <w:szCs w:val="28"/>
        </w:rPr>
        <w:sym w:font="Symbol" w:char="F009"/>
      </w:r>
      <w:r w:rsidRPr="00091EAD">
        <w:rPr>
          <w:rFonts w:ascii="Bookman Old Style" w:hAnsi="Bookman Old Style"/>
          <w:color w:val="333333"/>
          <w:sz w:val="28"/>
          <w:szCs w:val="28"/>
        </w:rPr>
        <w:t xml:space="preserve"> in expanded form.</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0.0000000196</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196,000,000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19,600,000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0.000000196</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4.</w:t>
      </w:r>
      <w:r w:rsidRPr="00091EAD">
        <w:rPr>
          <w:rFonts w:ascii="Times New Roman" w:hAnsi="Times New Roman"/>
          <w:color w:val="333333"/>
          <w:sz w:val="28"/>
          <w:szCs w:val="28"/>
        </w:rPr>
        <w:t>  </w:t>
      </w:r>
      <w:r w:rsidRPr="00091EAD">
        <w:rPr>
          <w:rFonts w:ascii="Bookman Old Style" w:hAnsi="Bookman Old Style"/>
          <w:color w:val="333333"/>
          <w:sz w:val="28"/>
          <w:szCs w:val="28"/>
        </w:rPr>
        <w:t>The population of Manila in 2005 was 5.68 million. The population in 2006 was lower by 325,000. What was the population in 2006?</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5.355 million</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5.553 million</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3.555 million</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5.535 million</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5.</w:t>
      </w:r>
      <w:r w:rsidRPr="00091EAD">
        <w:rPr>
          <w:rFonts w:ascii="Times New Roman" w:hAnsi="Times New Roman"/>
          <w:color w:val="333333"/>
          <w:sz w:val="28"/>
          <w:szCs w:val="28"/>
        </w:rPr>
        <w:t>  </w:t>
      </w:r>
      <w:r w:rsidRPr="00091EAD">
        <w:rPr>
          <w:rFonts w:ascii="Bookman Old Style" w:hAnsi="Bookman Old Style"/>
          <w:color w:val="333333"/>
          <w:sz w:val="28"/>
          <w:szCs w:val="28"/>
        </w:rPr>
        <w:t>How many grams are there in 2.03 kilograms?</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203 grams</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20,300 grams</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2,030 grams</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200,300 grams</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6.</w:t>
      </w:r>
      <w:r w:rsidRPr="00091EAD">
        <w:rPr>
          <w:rFonts w:ascii="Times New Roman" w:hAnsi="Times New Roman"/>
          <w:color w:val="333333"/>
          <w:sz w:val="28"/>
          <w:szCs w:val="28"/>
        </w:rPr>
        <w:t>  </w:t>
      </w:r>
      <w:r w:rsidRPr="00091EAD">
        <w:rPr>
          <w:rFonts w:ascii="Bookman Old Style" w:hAnsi="Bookman Old Style"/>
          <w:color w:val="333333"/>
          <w:sz w:val="28"/>
          <w:szCs w:val="28"/>
        </w:rPr>
        <w:t>Given that 32.6 x 145 = 4,727, find the exact value of 3.26 x 0.145.</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4.727</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47.27</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472.7</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0.4727</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7.</w:t>
      </w:r>
      <w:r w:rsidRPr="00091EAD">
        <w:rPr>
          <w:rFonts w:ascii="Times New Roman" w:hAnsi="Times New Roman"/>
          <w:color w:val="333333"/>
          <w:sz w:val="28"/>
          <w:szCs w:val="28"/>
        </w:rPr>
        <w:t>  </w:t>
      </w:r>
      <w:r w:rsidRPr="00091EAD">
        <w:rPr>
          <w:rFonts w:ascii="Bookman Old Style" w:hAnsi="Bookman Old Style"/>
          <w:color w:val="333333"/>
          <w:sz w:val="28"/>
          <w:szCs w:val="28"/>
        </w:rPr>
        <w:t>Express  7/20 as percentage.</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7%</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35%</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14%</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28%</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8.</w:t>
      </w:r>
      <w:r w:rsidRPr="00091EAD">
        <w:rPr>
          <w:rFonts w:ascii="Times New Roman" w:hAnsi="Times New Roman"/>
          <w:color w:val="333333"/>
          <w:sz w:val="28"/>
          <w:szCs w:val="28"/>
        </w:rPr>
        <w:t>  </w:t>
      </w:r>
      <w:r w:rsidRPr="00091EAD">
        <w:rPr>
          <w:rFonts w:ascii="Bookman Old Style" w:hAnsi="Bookman Old Style"/>
          <w:color w:val="333333"/>
          <w:sz w:val="28"/>
          <w:szCs w:val="28"/>
        </w:rPr>
        <w:t>Express 0.7777777… as fraction.</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7/10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7/9</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7/8</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7/6</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9.</w:t>
      </w:r>
      <w:r w:rsidRPr="00091EAD">
        <w:rPr>
          <w:rFonts w:ascii="Times New Roman" w:hAnsi="Times New Roman"/>
          <w:color w:val="333333"/>
          <w:sz w:val="28"/>
          <w:szCs w:val="28"/>
        </w:rPr>
        <w:t>  </w:t>
      </w:r>
      <w:r w:rsidRPr="00091EAD">
        <w:rPr>
          <w:rFonts w:ascii="Bookman Old Style" w:hAnsi="Bookman Old Style"/>
          <w:color w:val="333333"/>
          <w:sz w:val="28"/>
          <w:szCs w:val="28"/>
        </w:rPr>
        <w:t>A man earns 15,000 per month. If he receives his 13</w:t>
      </w:r>
      <w:r w:rsidRPr="00091EAD">
        <w:rPr>
          <w:rFonts w:ascii="Bookman Old Style" w:hAnsi="Bookman Old Style"/>
          <w:color w:val="333333"/>
          <w:sz w:val="28"/>
          <w:szCs w:val="28"/>
          <w:vertAlign w:val="superscript"/>
        </w:rPr>
        <w:t>th</w:t>
      </w:r>
      <w:r w:rsidRPr="00091EAD">
        <w:rPr>
          <w:rFonts w:ascii="Bookman Old Style" w:hAnsi="Bookman Old Style"/>
          <w:color w:val="333333"/>
          <w:sz w:val="28"/>
          <w:szCs w:val="28"/>
        </w:rPr>
        <w:t> month pay and a bonus equivalent to 150% of his monthly salary, calculate his total annual salary?</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218,000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217,500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217,000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216,500</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10.</w:t>
      </w:r>
      <w:r w:rsidRPr="00091EAD">
        <w:rPr>
          <w:rFonts w:ascii="Times New Roman" w:hAnsi="Times New Roman"/>
          <w:color w:val="333333"/>
          <w:sz w:val="28"/>
          <w:szCs w:val="28"/>
        </w:rPr>
        <w:t>              </w:t>
      </w:r>
      <w:r w:rsidRPr="00091EAD">
        <w:rPr>
          <w:rFonts w:ascii="Bookman Old Style" w:hAnsi="Bookman Old Style"/>
          <w:color w:val="333333"/>
          <w:sz w:val="28"/>
          <w:szCs w:val="28"/>
        </w:rPr>
        <w:t>Given that 22.5 x 225 = 5,062.5, find the exact value of 0.225 x 2.25.</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5.0625</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50.625</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0.50625</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0.050625</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11.</w:t>
      </w:r>
      <w:r w:rsidRPr="00091EAD">
        <w:rPr>
          <w:rFonts w:ascii="Times New Roman" w:hAnsi="Times New Roman"/>
          <w:color w:val="333333"/>
          <w:sz w:val="28"/>
          <w:szCs w:val="28"/>
        </w:rPr>
        <w:t>              </w:t>
      </w:r>
      <w:r w:rsidRPr="00091EAD">
        <w:rPr>
          <w:rFonts w:ascii="Bookman Old Style" w:hAnsi="Bookman Old Style"/>
          <w:color w:val="333333"/>
          <w:sz w:val="28"/>
          <w:szCs w:val="28"/>
        </w:rPr>
        <w:t>There are 6,000 people in a village. 30% of the people are men, and 32% are women. What is the total number of children in the village?</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2,280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2,180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2,380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2,820</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12.</w:t>
      </w:r>
      <w:r w:rsidRPr="00091EAD">
        <w:rPr>
          <w:rFonts w:ascii="Times New Roman" w:hAnsi="Times New Roman"/>
          <w:color w:val="333333"/>
          <w:sz w:val="28"/>
          <w:szCs w:val="28"/>
        </w:rPr>
        <w:t>              </w:t>
      </w:r>
      <w:r w:rsidRPr="00091EAD">
        <w:rPr>
          <w:rFonts w:ascii="Bookman Old Style" w:hAnsi="Bookman Old Style"/>
          <w:color w:val="333333"/>
          <w:sz w:val="28"/>
          <w:szCs w:val="28"/>
        </w:rPr>
        <w:t>A bike was sold for 3,250 pesos at 20% profit. What was the cost price of the bike?</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3,700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3,800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3,900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4,000</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13.</w:t>
      </w:r>
      <w:r w:rsidRPr="00091EAD">
        <w:rPr>
          <w:rFonts w:ascii="Times New Roman" w:hAnsi="Times New Roman"/>
          <w:color w:val="333333"/>
          <w:sz w:val="28"/>
          <w:szCs w:val="28"/>
        </w:rPr>
        <w:t>              </w:t>
      </w:r>
      <w:r w:rsidRPr="00091EAD">
        <w:rPr>
          <w:rFonts w:ascii="Bookman Old Style" w:hAnsi="Bookman Old Style"/>
          <w:color w:val="333333"/>
          <w:sz w:val="28"/>
          <w:szCs w:val="28"/>
        </w:rPr>
        <w:t>A jacket was sold at 550 pesos at a loss of 15%, what was the cost price of the jacket?</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647.50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647.60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647.06</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647.04</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14.</w:t>
      </w:r>
      <w:r w:rsidRPr="00091EAD">
        <w:rPr>
          <w:rFonts w:ascii="Times New Roman" w:hAnsi="Times New Roman"/>
          <w:color w:val="333333"/>
          <w:sz w:val="28"/>
          <w:szCs w:val="28"/>
        </w:rPr>
        <w:t>              </w:t>
      </w:r>
      <w:r w:rsidRPr="00091EAD">
        <w:rPr>
          <w:rFonts w:ascii="Bookman Old Style" w:hAnsi="Bookman Old Style"/>
          <w:color w:val="333333"/>
          <w:sz w:val="28"/>
          <w:szCs w:val="28"/>
        </w:rPr>
        <w:t>A book was bought for 320 pesos and was sold at a loss of 30%. Find the selling price of the book.</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220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222</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224</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226</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15.</w:t>
      </w:r>
      <w:r w:rsidRPr="00091EAD">
        <w:rPr>
          <w:rFonts w:ascii="Times New Roman" w:hAnsi="Times New Roman"/>
          <w:color w:val="333333"/>
          <w:sz w:val="28"/>
          <w:szCs w:val="28"/>
        </w:rPr>
        <w:t>              </w:t>
      </w:r>
      <w:r w:rsidRPr="00091EAD">
        <w:rPr>
          <w:rFonts w:ascii="Bookman Old Style" w:hAnsi="Bookman Old Style"/>
          <w:color w:val="333333"/>
          <w:sz w:val="28"/>
          <w:szCs w:val="28"/>
        </w:rPr>
        <w:t>If I paid 225 pesos for an article after a discount of 15%, then what was the marked price?</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264.71</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264.73</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lastRenderedPageBreak/>
        <w:t>c.</w:t>
      </w:r>
      <w:r w:rsidRPr="00091EAD">
        <w:rPr>
          <w:rFonts w:ascii="Times New Roman" w:hAnsi="Times New Roman"/>
          <w:color w:val="333333"/>
          <w:sz w:val="28"/>
          <w:szCs w:val="28"/>
        </w:rPr>
        <w:t>   </w:t>
      </w:r>
      <w:r w:rsidRPr="00091EAD">
        <w:rPr>
          <w:rFonts w:ascii="Bookman Old Style" w:hAnsi="Bookman Old Style"/>
          <w:color w:val="333333"/>
          <w:sz w:val="28"/>
          <w:szCs w:val="28"/>
        </w:rPr>
        <w:t>264.75</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264.77</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16.</w:t>
      </w:r>
      <w:r w:rsidRPr="00091EAD">
        <w:rPr>
          <w:rFonts w:ascii="Times New Roman" w:hAnsi="Times New Roman"/>
          <w:color w:val="333333"/>
          <w:sz w:val="28"/>
          <w:szCs w:val="28"/>
        </w:rPr>
        <w:t>              </w:t>
      </w:r>
      <w:r w:rsidRPr="00091EAD">
        <w:rPr>
          <w:rFonts w:ascii="Bookman Old Style" w:hAnsi="Bookman Old Style"/>
          <w:color w:val="333333"/>
          <w:sz w:val="28"/>
          <w:szCs w:val="28"/>
        </w:rPr>
        <w:t>A businessman bought a product for 1,600 and sold it at 6% profit. How much did he earn?</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94</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95</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96</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97</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17.</w:t>
      </w:r>
      <w:r w:rsidRPr="00091EAD">
        <w:rPr>
          <w:rFonts w:ascii="Times New Roman" w:hAnsi="Times New Roman"/>
          <w:color w:val="333333"/>
          <w:sz w:val="28"/>
          <w:szCs w:val="28"/>
        </w:rPr>
        <w:t>              </w:t>
      </w:r>
      <w:r w:rsidRPr="00091EAD">
        <w:rPr>
          <w:rFonts w:ascii="Bookman Old Style" w:hAnsi="Bookman Old Style"/>
          <w:color w:val="333333"/>
          <w:sz w:val="28"/>
          <w:szCs w:val="28"/>
        </w:rPr>
        <w:t>A 650-peso polo shirt was sold at 18% discount plus 5% sales tax. How much did the customer pay for the product?</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559.59</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559.61</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559.63</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559.65</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18.</w:t>
      </w:r>
      <w:r w:rsidRPr="00091EAD">
        <w:rPr>
          <w:rFonts w:ascii="Times New Roman" w:hAnsi="Times New Roman"/>
          <w:color w:val="333333"/>
          <w:sz w:val="28"/>
          <w:szCs w:val="28"/>
        </w:rPr>
        <w:t>              </w:t>
      </w:r>
      <w:r w:rsidRPr="00091EAD">
        <w:rPr>
          <w:rFonts w:ascii="Bookman Old Style" w:hAnsi="Bookman Old Style"/>
          <w:color w:val="333333"/>
          <w:sz w:val="28"/>
          <w:szCs w:val="28"/>
        </w:rPr>
        <w:t>Diego bought a pair of shoes for 1,250 after a 10% discount was deducted. How much did he pay if he also had to pay 12% VAT?</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1,230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1,240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1,250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1,260</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19.</w:t>
      </w:r>
      <w:r w:rsidRPr="00091EAD">
        <w:rPr>
          <w:rFonts w:ascii="Times New Roman" w:hAnsi="Times New Roman"/>
          <w:color w:val="333333"/>
          <w:sz w:val="28"/>
          <w:szCs w:val="28"/>
        </w:rPr>
        <w:t>              </w:t>
      </w:r>
      <w:r w:rsidRPr="00091EAD">
        <w:rPr>
          <w:rFonts w:ascii="Bookman Old Style" w:hAnsi="Bookman Old Style"/>
          <w:color w:val="333333"/>
          <w:sz w:val="28"/>
          <w:szCs w:val="28"/>
        </w:rPr>
        <w:t>What is the fraction equivalent of 0.98989898989898…?</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w:t>
      </w:r>
      <w:r w:rsidRPr="00091EAD">
        <w:rPr>
          <w:rFonts w:ascii="Times New Roman" w:hAnsi="Times New Roman"/>
          <w:color w:val="333333"/>
          <w:sz w:val="28"/>
          <w:szCs w:val="28"/>
        </w:rPr>
        <w:t>   </w:t>
      </w:r>
      <w:r w:rsidRPr="00091EAD">
        <w:rPr>
          <w:rFonts w:ascii="Bookman Old Style" w:hAnsi="Bookman Old Style"/>
          <w:color w:val="333333"/>
          <w:sz w:val="28"/>
          <w:szCs w:val="28"/>
        </w:rPr>
        <w:t>97/98</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98/99</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99/100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100/101</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20.</w:t>
      </w:r>
      <w:r w:rsidRPr="00091EAD">
        <w:rPr>
          <w:rFonts w:ascii="Times New Roman" w:hAnsi="Times New Roman"/>
          <w:color w:val="333333"/>
          <w:sz w:val="28"/>
          <w:szCs w:val="28"/>
        </w:rPr>
        <w:t>              </w:t>
      </w:r>
      <w:r w:rsidRPr="00091EAD">
        <w:rPr>
          <w:rFonts w:ascii="Bookman Old Style" w:hAnsi="Bookman Old Style"/>
          <w:color w:val="333333"/>
          <w:sz w:val="28"/>
          <w:szCs w:val="28"/>
        </w:rPr>
        <w:t>A finance company charges 5% annual simple interest on a car loan of 750,000 pesos for five years. How much interest is payable?</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lastRenderedPageBreak/>
        <w:t>a.</w:t>
      </w:r>
      <w:r w:rsidRPr="00091EAD">
        <w:rPr>
          <w:rFonts w:ascii="Times New Roman" w:hAnsi="Times New Roman"/>
          <w:color w:val="333333"/>
          <w:sz w:val="28"/>
          <w:szCs w:val="28"/>
        </w:rPr>
        <w:t>   </w:t>
      </w:r>
      <w:r w:rsidRPr="00091EAD">
        <w:rPr>
          <w:rFonts w:ascii="Bookman Old Style" w:hAnsi="Bookman Old Style"/>
          <w:color w:val="333333"/>
          <w:sz w:val="28"/>
          <w:szCs w:val="28"/>
        </w:rPr>
        <w:t>935,500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b.</w:t>
      </w:r>
      <w:r w:rsidRPr="00091EAD">
        <w:rPr>
          <w:rFonts w:ascii="Times New Roman" w:hAnsi="Times New Roman"/>
          <w:color w:val="333333"/>
          <w:sz w:val="28"/>
          <w:szCs w:val="28"/>
        </w:rPr>
        <w:t>  </w:t>
      </w:r>
      <w:r w:rsidRPr="00091EAD">
        <w:rPr>
          <w:rFonts w:ascii="Bookman Old Style" w:hAnsi="Bookman Old Style"/>
          <w:color w:val="333333"/>
          <w:sz w:val="28"/>
          <w:szCs w:val="28"/>
        </w:rPr>
        <w:t>936,500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c.</w:t>
      </w:r>
      <w:r w:rsidRPr="00091EAD">
        <w:rPr>
          <w:rFonts w:ascii="Times New Roman" w:hAnsi="Times New Roman"/>
          <w:color w:val="333333"/>
          <w:sz w:val="28"/>
          <w:szCs w:val="28"/>
        </w:rPr>
        <w:t>   </w:t>
      </w:r>
      <w:r w:rsidRPr="00091EAD">
        <w:rPr>
          <w:rFonts w:ascii="Bookman Old Style" w:hAnsi="Bookman Old Style"/>
          <w:color w:val="333333"/>
          <w:sz w:val="28"/>
          <w:szCs w:val="28"/>
        </w:rPr>
        <w:t>937,500</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d.</w:t>
      </w:r>
      <w:r w:rsidRPr="00091EAD">
        <w:rPr>
          <w:rFonts w:ascii="Times New Roman" w:hAnsi="Times New Roman"/>
          <w:color w:val="333333"/>
          <w:sz w:val="28"/>
          <w:szCs w:val="28"/>
        </w:rPr>
        <w:t>  </w:t>
      </w:r>
      <w:r w:rsidRPr="00091EAD">
        <w:rPr>
          <w:rFonts w:ascii="Bookman Old Style" w:hAnsi="Bookman Old Style"/>
          <w:color w:val="333333"/>
          <w:sz w:val="28"/>
          <w:szCs w:val="28"/>
        </w:rPr>
        <w:t>938,500</w:t>
      </w:r>
    </w:p>
    <w:p w:rsidR="00091EAD" w:rsidRPr="00091EAD" w:rsidRDefault="00091EAD" w:rsidP="00091EAD">
      <w:pPr>
        <w:pStyle w:val="NoSpacing"/>
        <w:rPr>
          <w:color w:val="333333"/>
          <w:sz w:val="28"/>
          <w:szCs w:val="28"/>
        </w:rPr>
      </w:pP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Answer key</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w:t>
      </w:r>
      <w:r w:rsidRPr="00091EAD">
        <w:rPr>
          <w:rFonts w:ascii="Times New Roman" w:hAnsi="Times New Roman"/>
          <w:color w:val="333333"/>
          <w:sz w:val="28"/>
          <w:szCs w:val="28"/>
        </w:rPr>
        <w:t>  </w:t>
      </w:r>
      <w:r w:rsidRPr="00091EAD">
        <w:rPr>
          <w:rFonts w:ascii="Bookman Old Style" w:hAnsi="Bookman Old Style"/>
          <w:color w:val="333333"/>
          <w:sz w:val="28"/>
          <w:szCs w:val="28"/>
        </w:rPr>
        <w:t>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2.</w:t>
      </w:r>
      <w:r w:rsidRPr="00091EAD">
        <w:rPr>
          <w:rFonts w:ascii="Times New Roman" w:hAnsi="Times New Roman"/>
          <w:color w:val="333333"/>
          <w:sz w:val="28"/>
          <w:szCs w:val="28"/>
        </w:rPr>
        <w:t>  </w:t>
      </w:r>
      <w:r w:rsidRPr="00091EAD">
        <w:rPr>
          <w:rFonts w:ascii="Bookman Old Style" w:hAnsi="Bookman Old Style"/>
          <w:color w:val="333333"/>
          <w:sz w:val="28"/>
          <w:szCs w:val="28"/>
        </w:rPr>
        <w:t>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3.</w:t>
      </w:r>
      <w:r w:rsidRPr="00091EAD">
        <w:rPr>
          <w:rFonts w:ascii="Times New Roman" w:hAnsi="Times New Roman"/>
          <w:color w:val="333333"/>
          <w:sz w:val="28"/>
          <w:szCs w:val="28"/>
        </w:rPr>
        <w:t>  </w:t>
      </w:r>
      <w:r w:rsidRPr="00091EAD">
        <w:rPr>
          <w:rFonts w:ascii="Bookman Old Style" w:hAnsi="Bookman Old Style"/>
          <w:color w:val="333333"/>
          <w:sz w:val="28"/>
          <w:szCs w:val="28"/>
        </w:rPr>
        <w:t>b</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4.</w:t>
      </w:r>
      <w:r w:rsidRPr="00091EAD">
        <w:rPr>
          <w:rFonts w:ascii="Times New Roman" w:hAnsi="Times New Roman"/>
          <w:color w:val="333333"/>
          <w:sz w:val="28"/>
          <w:szCs w:val="28"/>
        </w:rPr>
        <w:t>  </w:t>
      </w:r>
      <w:r w:rsidRPr="00091EAD">
        <w:rPr>
          <w:rFonts w:ascii="Bookman Old Style" w:hAnsi="Bookman Old Style"/>
          <w:color w:val="333333"/>
          <w:sz w:val="28"/>
          <w:szCs w:val="28"/>
        </w:rPr>
        <w:t>a</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5.</w:t>
      </w:r>
      <w:r w:rsidRPr="00091EAD">
        <w:rPr>
          <w:rFonts w:ascii="Times New Roman" w:hAnsi="Times New Roman"/>
          <w:color w:val="333333"/>
          <w:sz w:val="28"/>
          <w:szCs w:val="28"/>
        </w:rPr>
        <w:t>  </w:t>
      </w:r>
      <w:r w:rsidRPr="00091EAD">
        <w:rPr>
          <w:rFonts w:ascii="Bookman Old Style" w:hAnsi="Bookman Old Style"/>
          <w:color w:val="333333"/>
          <w:sz w:val="28"/>
          <w:szCs w:val="28"/>
        </w:rPr>
        <w:t>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6.</w:t>
      </w:r>
      <w:r w:rsidRPr="00091EAD">
        <w:rPr>
          <w:rFonts w:ascii="Times New Roman" w:hAnsi="Times New Roman"/>
          <w:color w:val="333333"/>
          <w:sz w:val="28"/>
          <w:szCs w:val="28"/>
        </w:rPr>
        <w:t>  </w:t>
      </w:r>
      <w:r w:rsidRPr="00091EAD">
        <w:rPr>
          <w:rFonts w:ascii="Bookman Old Style" w:hAnsi="Bookman Old Style"/>
          <w:color w:val="333333"/>
          <w:sz w:val="28"/>
          <w:szCs w:val="28"/>
        </w:rPr>
        <w:t>d</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7.</w:t>
      </w:r>
      <w:r w:rsidRPr="00091EAD">
        <w:rPr>
          <w:rFonts w:ascii="Times New Roman" w:hAnsi="Times New Roman"/>
          <w:color w:val="333333"/>
          <w:sz w:val="28"/>
          <w:szCs w:val="28"/>
        </w:rPr>
        <w:t>  </w:t>
      </w:r>
      <w:r w:rsidRPr="00091EAD">
        <w:rPr>
          <w:rFonts w:ascii="Bookman Old Style" w:hAnsi="Bookman Old Style"/>
          <w:color w:val="333333"/>
          <w:sz w:val="28"/>
          <w:szCs w:val="28"/>
        </w:rPr>
        <w:t>b</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8.</w:t>
      </w:r>
      <w:r w:rsidRPr="00091EAD">
        <w:rPr>
          <w:rFonts w:ascii="Times New Roman" w:hAnsi="Times New Roman"/>
          <w:color w:val="333333"/>
          <w:sz w:val="28"/>
          <w:szCs w:val="28"/>
        </w:rPr>
        <w:t>  </w:t>
      </w:r>
      <w:r w:rsidRPr="00091EAD">
        <w:rPr>
          <w:rFonts w:ascii="Bookman Old Style" w:hAnsi="Bookman Old Style"/>
          <w:color w:val="333333"/>
          <w:sz w:val="28"/>
          <w:szCs w:val="28"/>
        </w:rPr>
        <w:t>b</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9.</w:t>
      </w:r>
      <w:r w:rsidRPr="00091EAD">
        <w:rPr>
          <w:rFonts w:ascii="Times New Roman" w:hAnsi="Times New Roman"/>
          <w:color w:val="333333"/>
          <w:sz w:val="28"/>
          <w:szCs w:val="28"/>
        </w:rPr>
        <w:t>  </w:t>
      </w:r>
      <w:r w:rsidRPr="00091EAD">
        <w:rPr>
          <w:rFonts w:ascii="Bookman Old Style" w:hAnsi="Bookman Old Style"/>
          <w:color w:val="333333"/>
          <w:sz w:val="28"/>
          <w:szCs w:val="28"/>
        </w:rPr>
        <w:t>b</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10.</w:t>
      </w:r>
      <w:r w:rsidRPr="00091EAD">
        <w:rPr>
          <w:rFonts w:ascii="Times New Roman" w:hAnsi="Times New Roman"/>
          <w:color w:val="333333"/>
          <w:sz w:val="28"/>
          <w:szCs w:val="28"/>
        </w:rPr>
        <w:t> </w:t>
      </w:r>
      <w:r w:rsidRPr="00091EAD">
        <w:rPr>
          <w:rFonts w:ascii="Bookman Old Style" w:hAnsi="Bookman Old Style"/>
          <w:color w:val="333333"/>
          <w:sz w:val="28"/>
          <w:szCs w:val="28"/>
        </w:rPr>
        <w:t>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11.</w:t>
      </w:r>
      <w:r w:rsidRPr="00091EAD">
        <w:rPr>
          <w:rFonts w:ascii="Times New Roman" w:hAnsi="Times New Roman"/>
          <w:color w:val="333333"/>
          <w:sz w:val="28"/>
          <w:szCs w:val="28"/>
        </w:rPr>
        <w:t> </w:t>
      </w:r>
      <w:r w:rsidRPr="00091EAD">
        <w:rPr>
          <w:rFonts w:ascii="Bookman Old Style" w:hAnsi="Bookman Old Style"/>
          <w:color w:val="333333"/>
          <w:sz w:val="28"/>
          <w:szCs w:val="28"/>
        </w:rPr>
        <w:t>a</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12.</w:t>
      </w:r>
      <w:r w:rsidRPr="00091EAD">
        <w:rPr>
          <w:rFonts w:ascii="Times New Roman" w:hAnsi="Times New Roman"/>
          <w:color w:val="333333"/>
          <w:sz w:val="28"/>
          <w:szCs w:val="28"/>
        </w:rPr>
        <w:t> </w:t>
      </w:r>
      <w:r w:rsidRPr="00091EAD">
        <w:rPr>
          <w:rFonts w:ascii="Bookman Old Style" w:hAnsi="Bookman Old Style"/>
          <w:color w:val="333333"/>
          <w:sz w:val="28"/>
          <w:szCs w:val="28"/>
        </w:rPr>
        <w:t>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13.</w:t>
      </w:r>
      <w:r w:rsidRPr="00091EAD">
        <w:rPr>
          <w:rFonts w:ascii="Times New Roman" w:hAnsi="Times New Roman"/>
          <w:color w:val="333333"/>
          <w:sz w:val="28"/>
          <w:szCs w:val="28"/>
        </w:rPr>
        <w:t> </w:t>
      </w:r>
      <w:r w:rsidRPr="00091EAD">
        <w:rPr>
          <w:rFonts w:ascii="Bookman Old Style" w:hAnsi="Bookman Old Style"/>
          <w:color w:val="333333"/>
          <w:sz w:val="28"/>
          <w:szCs w:val="28"/>
        </w:rPr>
        <w:t>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14.</w:t>
      </w:r>
      <w:r w:rsidRPr="00091EAD">
        <w:rPr>
          <w:rFonts w:ascii="Times New Roman" w:hAnsi="Times New Roman"/>
          <w:color w:val="333333"/>
          <w:sz w:val="28"/>
          <w:szCs w:val="28"/>
        </w:rPr>
        <w:t> </w:t>
      </w:r>
      <w:r w:rsidRPr="00091EAD">
        <w:rPr>
          <w:rFonts w:ascii="Bookman Old Style" w:hAnsi="Bookman Old Style"/>
          <w:color w:val="333333"/>
          <w:sz w:val="28"/>
          <w:szCs w:val="28"/>
        </w:rPr>
        <w:t>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15.</w:t>
      </w:r>
      <w:r w:rsidRPr="00091EAD">
        <w:rPr>
          <w:rFonts w:ascii="Times New Roman" w:hAnsi="Times New Roman"/>
          <w:color w:val="333333"/>
          <w:sz w:val="28"/>
          <w:szCs w:val="28"/>
        </w:rPr>
        <w:t> </w:t>
      </w:r>
      <w:r w:rsidRPr="00091EAD">
        <w:rPr>
          <w:rFonts w:ascii="Bookman Old Style" w:hAnsi="Bookman Old Style"/>
          <w:color w:val="333333"/>
          <w:sz w:val="28"/>
          <w:szCs w:val="28"/>
        </w:rPr>
        <w:t>a</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16.c</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17.</w:t>
      </w:r>
      <w:r w:rsidRPr="00091EAD">
        <w:rPr>
          <w:rFonts w:ascii="Times New Roman" w:hAnsi="Times New Roman"/>
          <w:color w:val="333333"/>
          <w:sz w:val="28"/>
          <w:szCs w:val="28"/>
        </w:rPr>
        <w:t> </w:t>
      </w:r>
      <w:r w:rsidRPr="00091EAD">
        <w:rPr>
          <w:rFonts w:ascii="Bookman Old Style" w:hAnsi="Bookman Old Style"/>
          <w:color w:val="333333"/>
          <w:sz w:val="28"/>
          <w:szCs w:val="28"/>
        </w:rPr>
        <w:t>d</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18.d</w:t>
      </w:r>
    </w:p>
    <w:p w:rsidR="00091EAD" w:rsidRPr="00091EAD" w:rsidRDefault="00091EAD" w:rsidP="00091EAD">
      <w:pPr>
        <w:pStyle w:val="NoSpacing"/>
        <w:rPr>
          <w:color w:val="333333"/>
          <w:sz w:val="28"/>
          <w:szCs w:val="28"/>
        </w:rPr>
      </w:pPr>
      <w:r w:rsidRPr="00091EAD">
        <w:rPr>
          <w:rFonts w:ascii="Bookman Old Style" w:hAnsi="Bookman Old Style"/>
          <w:color w:val="333333"/>
          <w:sz w:val="28"/>
          <w:szCs w:val="28"/>
        </w:rPr>
        <w:t>19.b</w:t>
      </w:r>
    </w:p>
    <w:p w:rsidR="00091EAD" w:rsidRDefault="00091EAD" w:rsidP="00091EAD">
      <w:pPr>
        <w:pStyle w:val="NoSpacing"/>
        <w:rPr>
          <w:rFonts w:ascii="Bookman Old Style" w:hAnsi="Bookman Old Style"/>
          <w:color w:val="333333"/>
          <w:sz w:val="28"/>
          <w:szCs w:val="28"/>
        </w:rPr>
      </w:pPr>
      <w:r w:rsidRPr="00091EAD">
        <w:rPr>
          <w:rFonts w:ascii="Bookman Old Style" w:hAnsi="Bookman Old Style"/>
          <w:color w:val="333333"/>
          <w:sz w:val="28"/>
          <w:szCs w:val="28"/>
        </w:rPr>
        <w:t>20.c</w:t>
      </w:r>
    </w:p>
    <w:p w:rsidR="00091EAD" w:rsidRDefault="00091EAD" w:rsidP="00091EAD">
      <w:pPr>
        <w:pStyle w:val="NoSpacing"/>
        <w:rPr>
          <w:rFonts w:ascii="Bookman Old Style" w:hAnsi="Bookman Old Style"/>
          <w:color w:val="333333"/>
          <w:sz w:val="28"/>
          <w:szCs w:val="28"/>
        </w:rPr>
      </w:pPr>
    </w:p>
    <w:p w:rsidR="00091EAD" w:rsidRDefault="00091EAD" w:rsidP="00091EAD">
      <w:pPr>
        <w:pStyle w:val="NoSpacing"/>
        <w:rPr>
          <w:rFonts w:ascii="Bookman Old Style" w:hAnsi="Bookman Old Style"/>
          <w:color w:val="333333"/>
          <w:sz w:val="28"/>
          <w:szCs w:val="28"/>
        </w:rPr>
      </w:pPr>
    </w:p>
    <w:p w:rsidR="00091EAD" w:rsidRDefault="00091EAD" w:rsidP="00091EAD">
      <w:pPr>
        <w:pStyle w:val="NoSpacing"/>
        <w:rPr>
          <w:rFonts w:ascii="Bookman Old Style" w:hAnsi="Bookman Old Style"/>
          <w:color w:val="333333"/>
          <w:sz w:val="28"/>
          <w:szCs w:val="28"/>
        </w:rPr>
      </w:pPr>
    </w:p>
    <w:p w:rsidR="00091EAD" w:rsidRDefault="00091EAD" w:rsidP="00091EAD">
      <w:pPr>
        <w:pStyle w:val="NoSpacing"/>
        <w:rPr>
          <w:rFonts w:ascii="Bookman Old Style" w:hAnsi="Bookman Old Style"/>
          <w:color w:val="333333"/>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ascii="Georgia" w:eastAsia="Times New Roman" w:hAnsi="Georgia" w:cs="Times New Roman"/>
          <w:sz w:val="28"/>
          <w:szCs w:val="28"/>
        </w:rPr>
        <w:lastRenderedPageBreak/>
        <w:t>LET - GENERAL EDUCATION REVIEWER - MATHEMATICS - COLLEGE ENTRANCE EXAMS- LICENSURE EXAM FOR TEACHERS</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the equivalent fraction of the decimal 0.725?</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2/29</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29/40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30/40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29/30</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2.</w:t>
      </w:r>
      <w:r w:rsidRPr="00091EAD">
        <w:rPr>
          <w:rFonts w:ascii="Times New Roman" w:eastAsia="Times New Roman" w:hAnsi="Times New Roman" w:cs="Times New Roman"/>
          <w:sz w:val="28"/>
          <w:szCs w:val="28"/>
        </w:rPr>
        <w:t>  </w:t>
      </w:r>
      <w:r w:rsidRPr="00091EAD">
        <w:rPr>
          <w:rFonts w:eastAsia="Times New Roman" w:cs="Times New Roman"/>
          <w:sz w:val="28"/>
          <w:szCs w:val="28"/>
        </w:rPr>
        <w:t>24% of what number is 64.</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263.67</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264.67</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265.67</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266.67</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3.</w:t>
      </w:r>
      <w:r w:rsidRPr="00091EAD">
        <w:rPr>
          <w:rFonts w:ascii="Times New Roman" w:eastAsia="Times New Roman" w:hAnsi="Times New Roman" w:cs="Times New Roman"/>
          <w:sz w:val="28"/>
          <w:szCs w:val="28"/>
        </w:rPr>
        <w:t>  </w:t>
      </w:r>
      <w:r w:rsidRPr="00091EAD">
        <w:rPr>
          <w:rFonts w:eastAsia="Times New Roman" w:cs="Times New Roman"/>
          <w:sz w:val="28"/>
          <w:szCs w:val="28"/>
        </w:rPr>
        <w:t>What percent of 650 is 13?</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1%</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2%</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3%</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4%</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4.</w:t>
      </w:r>
      <w:r w:rsidRPr="00091EAD">
        <w:rPr>
          <w:rFonts w:ascii="Times New Roman" w:eastAsia="Times New Roman" w:hAnsi="Times New Roman" w:cs="Times New Roman"/>
          <w:sz w:val="28"/>
          <w:szCs w:val="28"/>
        </w:rPr>
        <w:t>  </w:t>
      </w:r>
      <w:r w:rsidRPr="00091EAD">
        <w:rPr>
          <w:rFonts w:eastAsia="Times New Roman" w:cs="Times New Roman"/>
          <w:sz w:val="28"/>
          <w:szCs w:val="28"/>
        </w:rPr>
        <w:t>What number is 70% of 3,400?</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2,180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2,280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2,380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2,480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5.</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the equivalent decimal form of 650/900?</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11/18</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17/18</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1/19</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13/18</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6.</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the sum of the prime factors of 42?</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lastRenderedPageBreak/>
        <w:t>a.</w:t>
      </w:r>
      <w:r w:rsidRPr="00091EAD">
        <w:rPr>
          <w:rFonts w:ascii="Times New Roman" w:eastAsia="Times New Roman" w:hAnsi="Times New Roman" w:cs="Times New Roman"/>
          <w:sz w:val="28"/>
          <w:szCs w:val="28"/>
        </w:rPr>
        <w:t>  </w:t>
      </w:r>
      <w:r w:rsidRPr="00091EAD">
        <w:rPr>
          <w:rFonts w:eastAsia="Times New Roman" w:cs="Times New Roman"/>
          <w:sz w:val="28"/>
          <w:szCs w:val="28"/>
        </w:rPr>
        <w:t>10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11</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12</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13</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7.</w:t>
      </w:r>
      <w:r w:rsidRPr="00091EAD">
        <w:rPr>
          <w:rFonts w:ascii="Times New Roman" w:eastAsia="Times New Roman" w:hAnsi="Times New Roman" w:cs="Times New Roman"/>
          <w:sz w:val="28"/>
          <w:szCs w:val="28"/>
        </w:rPr>
        <w:t>  </w:t>
      </w:r>
      <w:r w:rsidRPr="00091EAD">
        <w:rPr>
          <w:rFonts w:eastAsia="Times New Roman" w:cs="Times New Roman"/>
          <w:sz w:val="28"/>
          <w:szCs w:val="28"/>
        </w:rPr>
        <w:t>The difference of two numbers is 40. Their sum is 80.                Find the two numbers.     </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21 and 59</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20 and 60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19 and 61</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18 and 62</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8.</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½ of the 50% of 250?</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62.5</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72.5</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52.5</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82.5</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9.</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the product of a number and its reciprocal?</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1</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2</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3</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10.</w:t>
      </w:r>
      <w:r w:rsidRPr="00091EAD">
        <w:rPr>
          <w:rFonts w:ascii="Times New Roman" w:eastAsia="Times New Roman" w:hAnsi="Times New Roman" w:cs="Times New Roman"/>
          <w:sz w:val="28"/>
          <w:szCs w:val="28"/>
        </w:rPr>
        <w:t>             </w:t>
      </w:r>
      <w:r w:rsidRPr="00091EAD">
        <w:rPr>
          <w:rFonts w:eastAsia="Times New Roman" w:cs="Times New Roman"/>
          <w:sz w:val="28"/>
          <w:szCs w:val="28"/>
        </w:rPr>
        <w:t>Find the sum of 0.36 and its reciprocal.</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81/706</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625/706</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706/225</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225/706</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11.</w:t>
      </w:r>
      <w:r w:rsidRPr="00091EAD">
        <w:rPr>
          <w:rFonts w:ascii="Times New Roman" w:eastAsia="Times New Roman" w:hAnsi="Times New Roman" w:cs="Times New Roman"/>
          <w:sz w:val="28"/>
          <w:szCs w:val="28"/>
        </w:rPr>
        <w:t>             </w:t>
      </w:r>
      <w:r w:rsidRPr="00091EAD">
        <w:rPr>
          <w:rFonts w:eastAsia="Times New Roman" w:cs="Times New Roman"/>
          <w:sz w:val="28"/>
          <w:szCs w:val="28"/>
        </w:rPr>
        <w:t>What number completes the sequence?                      320,440,560,______,800</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580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lastRenderedPageBreak/>
        <w:t>b.</w:t>
      </w:r>
      <w:r w:rsidRPr="00091EAD">
        <w:rPr>
          <w:rFonts w:ascii="Times New Roman" w:eastAsia="Times New Roman" w:hAnsi="Times New Roman" w:cs="Times New Roman"/>
          <w:sz w:val="28"/>
          <w:szCs w:val="28"/>
        </w:rPr>
        <w:t>  </w:t>
      </w:r>
      <w:r w:rsidRPr="00091EAD">
        <w:rPr>
          <w:rFonts w:eastAsia="Times New Roman" w:cs="Times New Roman"/>
          <w:sz w:val="28"/>
          <w:szCs w:val="28"/>
        </w:rPr>
        <w:t>600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640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680</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12.</w:t>
      </w:r>
      <w:r w:rsidRPr="00091EAD">
        <w:rPr>
          <w:rFonts w:ascii="Times New Roman" w:eastAsia="Times New Roman" w:hAnsi="Times New Roman" w:cs="Times New Roman"/>
          <w:sz w:val="28"/>
          <w:szCs w:val="28"/>
        </w:rPr>
        <w:t>             </w:t>
      </w:r>
      <w:r w:rsidRPr="00091EAD">
        <w:rPr>
          <w:rFonts w:eastAsia="Times New Roman" w:cs="Times New Roman"/>
          <w:sz w:val="28"/>
          <w:szCs w:val="28"/>
        </w:rPr>
        <w:t>If a box contains 9 yellow, 5 black, and 14 green    balls.  Find the probability of getting  green.</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0.35</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0.14</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0.5</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0.55</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13.</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the probability of getting the sum of 11 in a single throw of a pair of dice?</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1/4</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1/2</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1/18</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2/3</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14.</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the 6</w:t>
      </w:r>
      <w:r w:rsidRPr="00091EAD">
        <w:rPr>
          <w:rFonts w:eastAsia="Times New Roman" w:cs="Times New Roman"/>
          <w:sz w:val="28"/>
          <w:szCs w:val="28"/>
          <w:vertAlign w:val="superscript"/>
        </w:rPr>
        <w:t>th</w:t>
      </w:r>
      <w:r w:rsidRPr="00091EAD">
        <w:rPr>
          <w:rFonts w:eastAsia="Times New Roman" w:cs="Times New Roman"/>
          <w:sz w:val="28"/>
          <w:szCs w:val="28"/>
        </w:rPr>
        <w:t> number of the sequence 12, 4, 4/3…</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4/9</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4/27</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9/81</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4/81</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       15.</w:t>
      </w:r>
      <w:r w:rsidRPr="00091EAD">
        <w:rPr>
          <w:rFonts w:ascii="Times New Roman" w:eastAsia="Times New Roman" w:hAnsi="Times New Roman" w:cs="Times New Roman"/>
          <w:sz w:val="28"/>
          <w:szCs w:val="28"/>
        </w:rPr>
        <w:t>             </w:t>
      </w:r>
      <w:r w:rsidRPr="00091EAD">
        <w:rPr>
          <w:rFonts w:eastAsia="Times New Roman" w:cs="Times New Roman"/>
          <w:sz w:val="28"/>
          <w:szCs w:val="28"/>
        </w:rPr>
        <w:t>What is the sum of the first 100 positive even integers?</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w:t>
      </w:r>
      <w:r w:rsidRPr="00091EAD">
        <w:rPr>
          <w:rFonts w:ascii="Times New Roman" w:eastAsia="Times New Roman" w:hAnsi="Times New Roman" w:cs="Times New Roman"/>
          <w:sz w:val="28"/>
          <w:szCs w:val="28"/>
        </w:rPr>
        <w:t>  </w:t>
      </w:r>
      <w:r w:rsidRPr="00091EAD">
        <w:rPr>
          <w:rFonts w:eastAsia="Times New Roman" w:cs="Times New Roman"/>
          <w:sz w:val="28"/>
          <w:szCs w:val="28"/>
        </w:rPr>
        <w:t>10,010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b.</w:t>
      </w:r>
      <w:r w:rsidRPr="00091EAD">
        <w:rPr>
          <w:rFonts w:ascii="Times New Roman" w:eastAsia="Times New Roman" w:hAnsi="Times New Roman" w:cs="Times New Roman"/>
          <w:sz w:val="28"/>
          <w:szCs w:val="28"/>
        </w:rPr>
        <w:t>  </w:t>
      </w:r>
      <w:r w:rsidRPr="00091EAD">
        <w:rPr>
          <w:rFonts w:eastAsia="Times New Roman" w:cs="Times New Roman"/>
          <w:sz w:val="28"/>
          <w:szCs w:val="28"/>
        </w:rPr>
        <w:t>10,100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c.</w:t>
      </w:r>
      <w:r w:rsidRPr="00091EAD">
        <w:rPr>
          <w:rFonts w:ascii="Times New Roman" w:eastAsia="Times New Roman" w:hAnsi="Times New Roman" w:cs="Times New Roman"/>
          <w:sz w:val="28"/>
          <w:szCs w:val="28"/>
        </w:rPr>
        <w:t>  </w:t>
      </w:r>
      <w:r w:rsidRPr="00091EAD">
        <w:rPr>
          <w:rFonts w:eastAsia="Times New Roman" w:cs="Times New Roman"/>
          <w:sz w:val="28"/>
          <w:szCs w:val="28"/>
        </w:rPr>
        <w:t>11,010</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d.</w:t>
      </w:r>
      <w:r w:rsidRPr="00091EAD">
        <w:rPr>
          <w:rFonts w:ascii="Times New Roman" w:eastAsia="Times New Roman" w:hAnsi="Times New Roman" w:cs="Times New Roman"/>
          <w:sz w:val="28"/>
          <w:szCs w:val="28"/>
        </w:rPr>
        <w:t>  </w:t>
      </w:r>
      <w:r w:rsidRPr="00091EAD">
        <w:rPr>
          <w:rFonts w:eastAsia="Times New Roman" w:cs="Times New Roman"/>
          <w:sz w:val="28"/>
          <w:szCs w:val="28"/>
        </w:rPr>
        <w:t>11,100</w:t>
      </w: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Answer key:</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w:t>
      </w:r>
      <w:r w:rsidRPr="00091EAD">
        <w:rPr>
          <w:rFonts w:ascii="Times New Roman" w:eastAsia="Times New Roman" w:hAnsi="Times New Roman" w:cs="Times New Roman"/>
          <w:sz w:val="28"/>
          <w:szCs w:val="28"/>
        </w:rPr>
        <w:t>  </w:t>
      </w:r>
      <w:r w:rsidRPr="00091EAD">
        <w:rPr>
          <w:rFonts w:eastAsia="Times New Roman" w:cs="Times New Roman"/>
          <w:sz w:val="28"/>
          <w:szCs w:val="28"/>
        </w:rPr>
        <w:t>b</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2.</w:t>
      </w:r>
      <w:r w:rsidRPr="00091EAD">
        <w:rPr>
          <w:rFonts w:ascii="Times New Roman" w:eastAsia="Times New Roman" w:hAnsi="Times New Roman" w:cs="Times New Roman"/>
          <w:sz w:val="28"/>
          <w:szCs w:val="28"/>
        </w:rPr>
        <w:t>  </w:t>
      </w:r>
      <w:r w:rsidRPr="00091EAD">
        <w:rPr>
          <w:rFonts w:eastAsia="Times New Roman" w:cs="Times New Roman"/>
          <w:sz w:val="28"/>
          <w:szCs w:val="28"/>
        </w:rPr>
        <w:t>d</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lastRenderedPageBreak/>
        <w:t>3.</w:t>
      </w:r>
      <w:r w:rsidRPr="00091EAD">
        <w:rPr>
          <w:rFonts w:ascii="Times New Roman" w:eastAsia="Times New Roman" w:hAnsi="Times New Roman" w:cs="Times New Roman"/>
          <w:sz w:val="28"/>
          <w:szCs w:val="28"/>
        </w:rPr>
        <w:t>  </w:t>
      </w:r>
      <w:r w:rsidRPr="00091EAD">
        <w:rPr>
          <w:rFonts w:eastAsia="Times New Roman" w:cs="Times New Roman"/>
          <w:sz w:val="28"/>
          <w:szCs w:val="28"/>
        </w:rPr>
        <w:t>b</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4.</w:t>
      </w:r>
      <w:r w:rsidRPr="00091EAD">
        <w:rPr>
          <w:rFonts w:ascii="Times New Roman" w:eastAsia="Times New Roman" w:hAnsi="Times New Roman" w:cs="Times New Roman"/>
          <w:sz w:val="28"/>
          <w:szCs w:val="28"/>
        </w:rPr>
        <w:t>  </w:t>
      </w:r>
      <w:r w:rsidRPr="00091EAD">
        <w:rPr>
          <w:rFonts w:eastAsia="Times New Roman" w:cs="Times New Roman"/>
          <w:sz w:val="28"/>
          <w:szCs w:val="28"/>
        </w:rPr>
        <w:t>c</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5.</w:t>
      </w:r>
      <w:r w:rsidRPr="00091EAD">
        <w:rPr>
          <w:rFonts w:ascii="Times New Roman" w:eastAsia="Times New Roman" w:hAnsi="Times New Roman" w:cs="Times New Roman"/>
          <w:sz w:val="28"/>
          <w:szCs w:val="28"/>
        </w:rPr>
        <w:t>  </w:t>
      </w:r>
      <w:r w:rsidRPr="00091EAD">
        <w:rPr>
          <w:rFonts w:eastAsia="Times New Roman" w:cs="Times New Roman"/>
          <w:sz w:val="28"/>
          <w:szCs w:val="28"/>
        </w:rPr>
        <w:t>d</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6.</w:t>
      </w:r>
      <w:r w:rsidRPr="00091EAD">
        <w:rPr>
          <w:rFonts w:ascii="Times New Roman" w:eastAsia="Times New Roman" w:hAnsi="Times New Roman" w:cs="Times New Roman"/>
          <w:sz w:val="28"/>
          <w:szCs w:val="28"/>
        </w:rPr>
        <w:t>  </w:t>
      </w:r>
      <w:r w:rsidRPr="00091EAD">
        <w:rPr>
          <w:rFonts w:eastAsia="Times New Roman" w:cs="Times New Roman"/>
          <w:sz w:val="28"/>
          <w:szCs w:val="28"/>
        </w:rPr>
        <w:t>c</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7.</w:t>
      </w:r>
      <w:r w:rsidRPr="00091EAD">
        <w:rPr>
          <w:rFonts w:ascii="Times New Roman" w:eastAsia="Times New Roman" w:hAnsi="Times New Roman" w:cs="Times New Roman"/>
          <w:sz w:val="28"/>
          <w:szCs w:val="28"/>
        </w:rPr>
        <w:t>  </w:t>
      </w:r>
      <w:r w:rsidRPr="00091EAD">
        <w:rPr>
          <w:rFonts w:eastAsia="Times New Roman" w:cs="Times New Roman"/>
          <w:sz w:val="28"/>
          <w:szCs w:val="28"/>
        </w:rPr>
        <w:t>b</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8.</w:t>
      </w:r>
      <w:r w:rsidRPr="00091EAD">
        <w:rPr>
          <w:rFonts w:ascii="Times New Roman" w:eastAsia="Times New Roman" w:hAnsi="Times New Roman" w:cs="Times New Roman"/>
          <w:sz w:val="28"/>
          <w:szCs w:val="28"/>
        </w:rPr>
        <w:t>  </w:t>
      </w:r>
      <w:r w:rsidRPr="00091EAD">
        <w:rPr>
          <w:rFonts w:eastAsia="Times New Roman" w:cs="Times New Roman"/>
          <w:sz w:val="28"/>
          <w:szCs w:val="28"/>
        </w:rPr>
        <w:t>a</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9.</w:t>
      </w:r>
      <w:r w:rsidRPr="00091EAD">
        <w:rPr>
          <w:rFonts w:ascii="Times New Roman" w:eastAsia="Times New Roman" w:hAnsi="Times New Roman" w:cs="Times New Roman"/>
          <w:sz w:val="28"/>
          <w:szCs w:val="28"/>
        </w:rPr>
        <w:t>  </w:t>
      </w:r>
      <w:r w:rsidRPr="00091EAD">
        <w:rPr>
          <w:rFonts w:eastAsia="Times New Roman" w:cs="Times New Roman"/>
          <w:sz w:val="28"/>
          <w:szCs w:val="28"/>
        </w:rPr>
        <w:t>b</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10.</w:t>
      </w:r>
      <w:r w:rsidRPr="00091EAD">
        <w:rPr>
          <w:rFonts w:ascii="Times New Roman" w:eastAsia="Times New Roman" w:hAnsi="Times New Roman" w:cs="Times New Roman"/>
          <w:sz w:val="28"/>
          <w:szCs w:val="28"/>
        </w:rPr>
        <w:t> </w:t>
      </w:r>
      <w:r w:rsidRPr="00091EAD">
        <w:rPr>
          <w:rFonts w:eastAsia="Times New Roman" w:cs="Times New Roman"/>
          <w:sz w:val="28"/>
          <w:szCs w:val="28"/>
        </w:rPr>
        <w:t>c</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11.</w:t>
      </w:r>
      <w:r w:rsidRPr="00091EAD">
        <w:rPr>
          <w:rFonts w:ascii="Times New Roman" w:eastAsia="Times New Roman" w:hAnsi="Times New Roman" w:cs="Times New Roman"/>
          <w:sz w:val="28"/>
          <w:szCs w:val="28"/>
        </w:rPr>
        <w:t> </w:t>
      </w:r>
      <w:r w:rsidRPr="00091EAD">
        <w:rPr>
          <w:rFonts w:eastAsia="Times New Roman" w:cs="Times New Roman"/>
          <w:sz w:val="28"/>
          <w:szCs w:val="28"/>
        </w:rPr>
        <w:t>d</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12.</w:t>
      </w:r>
      <w:r w:rsidRPr="00091EAD">
        <w:rPr>
          <w:rFonts w:ascii="Times New Roman" w:eastAsia="Times New Roman" w:hAnsi="Times New Roman" w:cs="Times New Roman"/>
          <w:sz w:val="28"/>
          <w:szCs w:val="28"/>
        </w:rPr>
        <w:t> </w:t>
      </w:r>
      <w:r w:rsidRPr="00091EAD">
        <w:rPr>
          <w:rFonts w:eastAsia="Times New Roman" w:cs="Times New Roman"/>
          <w:sz w:val="28"/>
          <w:szCs w:val="28"/>
        </w:rPr>
        <w:t>c</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13.</w:t>
      </w:r>
      <w:r w:rsidRPr="00091EAD">
        <w:rPr>
          <w:rFonts w:ascii="Times New Roman" w:eastAsia="Times New Roman" w:hAnsi="Times New Roman" w:cs="Times New Roman"/>
          <w:sz w:val="28"/>
          <w:szCs w:val="28"/>
        </w:rPr>
        <w:t> </w:t>
      </w:r>
      <w:r w:rsidRPr="00091EAD">
        <w:rPr>
          <w:rFonts w:eastAsia="Times New Roman" w:cs="Times New Roman"/>
          <w:sz w:val="28"/>
          <w:szCs w:val="28"/>
        </w:rPr>
        <w:t>c</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14.</w:t>
      </w:r>
      <w:r w:rsidRPr="00091EAD">
        <w:rPr>
          <w:rFonts w:ascii="Times New Roman" w:eastAsia="Times New Roman" w:hAnsi="Times New Roman" w:cs="Times New Roman"/>
          <w:sz w:val="28"/>
          <w:szCs w:val="28"/>
        </w:rPr>
        <w:t> </w:t>
      </w:r>
      <w:r w:rsidRPr="00091EAD">
        <w:rPr>
          <w:rFonts w:eastAsia="Times New Roman" w:cs="Times New Roman"/>
          <w:sz w:val="28"/>
          <w:szCs w:val="28"/>
        </w:rPr>
        <w:t>d</w:t>
      </w:r>
    </w:p>
    <w:p w:rsidR="00091EAD" w:rsidRPr="00091EAD" w:rsidRDefault="00091EAD" w:rsidP="00091EAD">
      <w:pPr>
        <w:pStyle w:val="NoSpacing"/>
        <w:rPr>
          <w:rFonts w:ascii="Georgia" w:eastAsia="Times New Roman" w:hAnsi="Georgia" w:cs="Times New Roman"/>
          <w:sz w:val="28"/>
          <w:szCs w:val="28"/>
        </w:rPr>
      </w:pPr>
      <w:r w:rsidRPr="00091EAD">
        <w:rPr>
          <w:rFonts w:eastAsia="Times New Roman" w:cs="Times New Roman"/>
          <w:sz w:val="28"/>
          <w:szCs w:val="28"/>
        </w:rPr>
        <w:t>15.</w:t>
      </w:r>
      <w:r w:rsidRPr="00091EAD">
        <w:rPr>
          <w:rFonts w:ascii="Times New Roman" w:eastAsia="Times New Roman" w:hAnsi="Times New Roman" w:cs="Times New Roman"/>
          <w:sz w:val="28"/>
          <w:szCs w:val="28"/>
        </w:rPr>
        <w:t> </w:t>
      </w:r>
      <w:r w:rsidRPr="00091EAD">
        <w:rPr>
          <w:rFonts w:eastAsia="Times New Roman" w:cs="Times New Roman"/>
          <w:sz w:val="28"/>
          <w:szCs w:val="28"/>
        </w:rPr>
        <w:t>b</w:t>
      </w:r>
    </w:p>
    <w:p w:rsidR="00091EAD" w:rsidRPr="00091EAD" w:rsidRDefault="00091EAD" w:rsidP="00091EAD">
      <w:pPr>
        <w:pStyle w:val="NoSpacing"/>
        <w:rPr>
          <w:sz w:val="28"/>
          <w:szCs w:val="28"/>
        </w:rPr>
      </w:pPr>
    </w:p>
    <w:p w:rsidR="00091EAD" w:rsidRDefault="00091EAD"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Default="00857FE5" w:rsidP="00091EAD">
      <w:pPr>
        <w:pStyle w:val="NoSpacing"/>
        <w:rPr>
          <w:sz w:val="28"/>
          <w:szCs w:val="28"/>
        </w:rPr>
      </w:pPr>
    </w:p>
    <w:p w:rsidR="00857FE5" w:rsidRPr="00857FE5" w:rsidRDefault="00857FE5" w:rsidP="00857FE5">
      <w:pPr>
        <w:pStyle w:val="NoSpacing"/>
        <w:rPr>
          <w:sz w:val="30"/>
          <w:szCs w:val="30"/>
        </w:rPr>
      </w:pPr>
      <w:bookmarkStart w:id="8" w:name="_GoBack"/>
    </w:p>
    <w:p w:rsidR="00857FE5" w:rsidRPr="00857FE5" w:rsidRDefault="00857FE5" w:rsidP="00857FE5">
      <w:pPr>
        <w:pStyle w:val="NoSpacing"/>
        <w:rPr>
          <w:rFonts w:ascii="Georgia" w:hAnsi="Georgia"/>
          <w:color w:val="333333"/>
          <w:sz w:val="30"/>
          <w:szCs w:val="30"/>
        </w:rPr>
      </w:pPr>
      <w:r w:rsidRPr="00857FE5">
        <w:rPr>
          <w:rFonts w:ascii="Georgia" w:hAnsi="Georgia"/>
          <w:b/>
          <w:bCs/>
          <w:color w:val="333333"/>
          <w:sz w:val="30"/>
          <w:szCs w:val="30"/>
        </w:rPr>
        <w:t>LET REVIEWER FOR MATH AND GENERAL EDUCATION, COLLEGE ENTRANCE EXAM AND OTHER TESTS - TRANSLATING VERBAL STATEMENTS INTO MATHEMATICAL STATEMENTS - SOLVING WORD PROBLEMS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There are things to be mastered first before someone has to solve algebraic word problems. The following are some of them.</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THE BASICS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Word Problem </w:t>
      </w:r>
      <w:r w:rsidRPr="00857FE5">
        <w:rPr>
          <w:rFonts w:ascii="Bookman Old Style" w:hAnsi="Bookman Old Style"/>
          <w:color w:val="333333"/>
          <w:sz w:val="30"/>
          <w:szCs w:val="30"/>
        </w:rPr>
        <w:t>is a type of problem designed to help students apply abstract mathematical concepts to "real-world" situations.  </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A Mathematical Equation </w:t>
      </w:r>
      <w:r w:rsidRPr="00857FE5">
        <w:rPr>
          <w:rFonts w:ascii="Bookman Old Style" w:hAnsi="Bookman Old Style"/>
          <w:color w:val="333333"/>
          <w:sz w:val="30"/>
          <w:szCs w:val="30"/>
        </w:rPr>
        <w:t>is an equality containing one one or more</w:t>
      </w:r>
      <w:r w:rsidRPr="00857FE5">
        <w:rPr>
          <w:rFonts w:ascii="Bookman Old Style" w:hAnsi="Bookman Old Style"/>
          <w:b/>
          <w:bCs/>
          <w:color w:val="333333"/>
          <w:sz w:val="30"/>
          <w:szCs w:val="30"/>
        </w:rPr>
        <w:t> </w:t>
      </w:r>
      <w:r w:rsidRPr="00857FE5">
        <w:rPr>
          <w:rFonts w:ascii="Bookman Old Style" w:hAnsi="Bookman Old Style"/>
          <w:color w:val="333333"/>
          <w:sz w:val="30"/>
          <w:szCs w:val="30"/>
        </w:rPr>
        <w:t>variables. Solving the equation consists of determining which values of the variables make the equality true. In this situation, variables are also known as unknowns and the values which satisfy the equality are known as solutions.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Examples: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x + y = 12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2y = 24</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A Mathematical Expression</w:t>
      </w:r>
      <w:r w:rsidRPr="00857FE5">
        <w:rPr>
          <w:rFonts w:ascii="Bookman Old Style" w:hAnsi="Bookman Old Style"/>
          <w:color w:val="333333"/>
          <w:sz w:val="30"/>
          <w:szCs w:val="30"/>
        </w:rPr>
        <w:t> is a finite combination of symbols that is well-formed according to rules that depend on the context. Mathematical symbols can designate numbers (constants), variables, operations, functions, punctuation, grouping, and other aspects of logical syntax.</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 Examples: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x + y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abc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lastRenderedPageBreak/>
        <w:t>2/y</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Vocabulary and key words: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"Per" means "divided by"</w:t>
      </w:r>
      <w:r w:rsidRPr="00857FE5">
        <w:rPr>
          <w:rFonts w:ascii="Bookman Old Style" w:hAnsi="Bookman Old Style"/>
          <w:color w:val="333333"/>
          <w:sz w:val="30"/>
          <w:szCs w:val="30"/>
        </w:rPr>
        <w:br/>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"a" sometimes means "divided by"</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"Less than"</w:t>
      </w:r>
      <w:r w:rsidRPr="00857FE5">
        <w:rPr>
          <w:rFonts w:ascii="Bookman Old Style" w:hAnsi="Bookman Old Style"/>
          <w:color w:val="333333"/>
          <w:sz w:val="30"/>
          <w:szCs w:val="30"/>
        </w:rPr>
        <w:br/>
        <w:t>If you need to translate "6 less than x", the temptation is to write "6 - x".  </w:t>
      </w:r>
      <w:r w:rsidRPr="00857FE5">
        <w:rPr>
          <w:rFonts w:ascii="Bookman Old Style" w:hAnsi="Bookman Old Style"/>
          <w:b/>
          <w:bCs/>
          <w:color w:val="333333"/>
          <w:sz w:val="30"/>
          <w:szCs w:val="30"/>
        </w:rPr>
        <w:t>DON'T!</w:t>
      </w:r>
      <w:r w:rsidRPr="00857FE5">
        <w:rPr>
          <w:rFonts w:ascii="Bookman Old Style" w:hAnsi="Bookman Old Style"/>
          <w:color w:val="333333"/>
          <w:sz w:val="30"/>
          <w:szCs w:val="30"/>
        </w:rPr>
        <w:t>  Put a "real world" situation in, and you'll see how this is wrong:  "He makes Php 50.00 an hour less than me."  You do </w:t>
      </w:r>
      <w:r w:rsidRPr="00857FE5">
        <w:rPr>
          <w:rFonts w:ascii="Bookman Old Style" w:hAnsi="Bookman Old Style"/>
          <w:b/>
          <w:bCs/>
          <w:color w:val="333333"/>
          <w:sz w:val="30"/>
          <w:szCs w:val="30"/>
        </w:rPr>
        <w:t>NOT</w:t>
      </w:r>
      <w:r w:rsidRPr="00857FE5">
        <w:rPr>
          <w:rFonts w:ascii="Bookman Old Style" w:hAnsi="Bookman Old Style"/>
          <w:color w:val="333333"/>
          <w:sz w:val="30"/>
          <w:szCs w:val="30"/>
        </w:rPr>
        <w:t> figure his wage by subtracting your wage from Php 50.00.  Instead, you subtract Php 50.00 from your wage</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"quotient/ratio of" constructions</w:t>
      </w:r>
      <w:r w:rsidRPr="00857FE5">
        <w:rPr>
          <w:rFonts w:ascii="Bookman Old Style" w:hAnsi="Bookman Old Style"/>
          <w:color w:val="333333"/>
          <w:sz w:val="30"/>
          <w:szCs w:val="30"/>
        </w:rPr>
        <w:t> </w:t>
      </w:r>
      <w:r w:rsidRPr="00857FE5">
        <w:rPr>
          <w:rFonts w:ascii="Bookman Old Style" w:hAnsi="Bookman Old Style"/>
          <w:color w:val="333333"/>
          <w:sz w:val="30"/>
          <w:szCs w:val="30"/>
        </w:rPr>
        <w:br/>
        <w:t>If a problems says "the ratio of </w:t>
      </w:r>
      <w:r w:rsidRPr="00857FE5">
        <w:rPr>
          <w:rStyle w:val="Emphasis"/>
          <w:rFonts w:ascii="Bookman Old Style" w:hAnsi="Bookman Old Style"/>
          <w:color w:val="333333"/>
          <w:sz w:val="30"/>
          <w:szCs w:val="30"/>
        </w:rPr>
        <w:t>x</w:t>
      </w:r>
      <w:r w:rsidRPr="00857FE5">
        <w:rPr>
          <w:rFonts w:ascii="Bookman Old Style" w:hAnsi="Bookman Old Style"/>
          <w:color w:val="333333"/>
          <w:sz w:val="30"/>
          <w:szCs w:val="30"/>
        </w:rPr>
        <w:t> and </w:t>
      </w:r>
      <w:r w:rsidRPr="00857FE5">
        <w:rPr>
          <w:rStyle w:val="Emphasis"/>
          <w:rFonts w:ascii="Bookman Old Style" w:hAnsi="Bookman Old Style"/>
          <w:color w:val="333333"/>
          <w:sz w:val="30"/>
          <w:szCs w:val="30"/>
        </w:rPr>
        <w:t>y</w:t>
      </w:r>
      <w:r w:rsidRPr="00857FE5">
        <w:rPr>
          <w:rFonts w:ascii="Bookman Old Style" w:hAnsi="Bookman Old Style"/>
          <w:color w:val="333333"/>
          <w:sz w:val="30"/>
          <w:szCs w:val="30"/>
        </w:rPr>
        <w:t>",</w:t>
      </w:r>
      <w:r w:rsidRPr="00857FE5">
        <w:rPr>
          <w:rFonts w:ascii="Bookman Old Style" w:hAnsi="Bookman Old Style"/>
          <w:color w:val="333333"/>
          <w:sz w:val="30"/>
          <w:szCs w:val="30"/>
        </w:rPr>
        <w:br/>
        <w:t>it means </w:t>
      </w:r>
      <w:r w:rsidRPr="00857FE5">
        <w:rPr>
          <w:rFonts w:ascii="Bookman Old Style" w:hAnsi="Bookman Old Style"/>
          <w:b/>
          <w:bCs/>
          <w:color w:val="333333"/>
          <w:sz w:val="30"/>
          <w:szCs w:val="30"/>
        </w:rPr>
        <w:t>"</w:t>
      </w:r>
      <w:r w:rsidRPr="00857FE5">
        <w:rPr>
          <w:rStyle w:val="Emphasis"/>
          <w:rFonts w:ascii="Bookman Old Style" w:hAnsi="Bookman Old Style"/>
          <w:b/>
          <w:bCs/>
          <w:color w:val="333333"/>
          <w:sz w:val="30"/>
          <w:szCs w:val="30"/>
        </w:rPr>
        <w:t>x</w:t>
      </w:r>
      <w:r w:rsidRPr="00857FE5">
        <w:rPr>
          <w:rFonts w:ascii="Bookman Old Style" w:hAnsi="Bookman Old Style"/>
          <w:b/>
          <w:bCs/>
          <w:color w:val="333333"/>
          <w:sz w:val="30"/>
          <w:szCs w:val="30"/>
        </w:rPr>
        <w:t> divided by </w:t>
      </w:r>
      <w:r w:rsidRPr="00857FE5">
        <w:rPr>
          <w:rStyle w:val="Emphasis"/>
          <w:rFonts w:ascii="Bookman Old Style" w:hAnsi="Bookman Old Style"/>
          <w:b/>
          <w:bCs/>
          <w:color w:val="333333"/>
          <w:sz w:val="30"/>
          <w:szCs w:val="30"/>
        </w:rPr>
        <w:t>y</w:t>
      </w:r>
      <w:r w:rsidRPr="00857FE5">
        <w:rPr>
          <w:rFonts w:ascii="Bookman Old Style" w:hAnsi="Bookman Old Style"/>
          <w:b/>
          <w:bCs/>
          <w:color w:val="333333"/>
          <w:sz w:val="30"/>
          <w:szCs w:val="30"/>
        </w:rPr>
        <w:t>" </w:t>
      </w:r>
      <w:r w:rsidRPr="00857FE5">
        <w:rPr>
          <w:rFonts w:ascii="Bookman Old Style" w:hAnsi="Bookman Old Style"/>
          <w:color w:val="333333"/>
          <w:sz w:val="30"/>
          <w:szCs w:val="30"/>
        </w:rPr>
        <w:t>or </w:t>
      </w:r>
      <w:r w:rsidRPr="00857FE5">
        <w:rPr>
          <w:rFonts w:ascii="Bookman Old Style" w:hAnsi="Bookman Old Style"/>
          <w:b/>
          <w:bCs/>
          <w:color w:val="333333"/>
          <w:sz w:val="30"/>
          <w:szCs w:val="30"/>
        </w:rPr>
        <w:t>x/y</w:t>
      </w:r>
      <w:r w:rsidRPr="00857FE5">
        <w:rPr>
          <w:rFonts w:ascii="Bookman Old Style" w:hAnsi="Bookman Old Style"/>
          <w:color w:val="333333"/>
          <w:sz w:val="30"/>
          <w:szCs w:val="30"/>
        </w:rPr>
        <w:t> or </w:t>
      </w:r>
      <w:r w:rsidRPr="00857FE5">
        <w:rPr>
          <w:rFonts w:ascii="Bookman Old Style" w:hAnsi="Bookman Old Style"/>
          <w:b/>
          <w:bCs/>
          <w:color w:val="333333"/>
          <w:sz w:val="30"/>
          <w:szCs w:val="30"/>
        </w:rPr>
        <w:t>x÷y</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"difference between/of" constructions</w:t>
      </w:r>
      <w:r w:rsidRPr="00857FE5">
        <w:rPr>
          <w:rFonts w:ascii="Bookman Old Style" w:hAnsi="Bookman Old Style"/>
          <w:color w:val="333333"/>
          <w:sz w:val="30"/>
          <w:szCs w:val="30"/>
        </w:rPr>
        <w:br/>
        <w:t>If the problem says "the difference of </w:t>
      </w:r>
      <w:r w:rsidRPr="00857FE5">
        <w:rPr>
          <w:rStyle w:val="Emphasis"/>
          <w:rFonts w:ascii="Bookman Old Style" w:hAnsi="Bookman Old Style"/>
          <w:color w:val="333333"/>
          <w:sz w:val="30"/>
          <w:szCs w:val="30"/>
        </w:rPr>
        <w:t>a</w:t>
      </w:r>
      <w:r w:rsidRPr="00857FE5">
        <w:rPr>
          <w:rFonts w:ascii="Bookman Old Style" w:hAnsi="Bookman Old Style"/>
          <w:color w:val="333333"/>
          <w:sz w:val="30"/>
          <w:szCs w:val="30"/>
        </w:rPr>
        <w:t> and </w:t>
      </w:r>
      <w:r w:rsidRPr="00857FE5">
        <w:rPr>
          <w:rStyle w:val="Emphasis"/>
          <w:rFonts w:ascii="Bookman Old Style" w:hAnsi="Bookman Old Style"/>
          <w:color w:val="333333"/>
          <w:sz w:val="30"/>
          <w:szCs w:val="30"/>
        </w:rPr>
        <w:t>b</w:t>
      </w:r>
      <w:r w:rsidRPr="00857FE5">
        <w:rPr>
          <w:rFonts w:ascii="Bookman Old Style" w:hAnsi="Bookman Old Style"/>
          <w:color w:val="333333"/>
          <w:sz w:val="30"/>
          <w:szCs w:val="30"/>
        </w:rPr>
        <w:t>",</w:t>
      </w:r>
      <w:r w:rsidRPr="00857FE5">
        <w:rPr>
          <w:rFonts w:ascii="Bookman Old Style" w:hAnsi="Bookman Old Style"/>
          <w:color w:val="333333"/>
          <w:sz w:val="30"/>
          <w:szCs w:val="30"/>
        </w:rPr>
        <w:br/>
        <w:t>it means </w:t>
      </w:r>
      <w:r w:rsidRPr="00857FE5">
        <w:rPr>
          <w:rFonts w:ascii="Bookman Old Style" w:hAnsi="Bookman Old Style"/>
          <w:b/>
          <w:bCs/>
          <w:color w:val="333333"/>
          <w:sz w:val="30"/>
          <w:szCs w:val="30"/>
        </w:rPr>
        <w:t>"</w:t>
      </w:r>
      <w:r w:rsidRPr="00857FE5">
        <w:rPr>
          <w:rStyle w:val="Emphasis"/>
          <w:rFonts w:ascii="Bookman Old Style" w:hAnsi="Bookman Old Style"/>
          <w:b/>
          <w:bCs/>
          <w:color w:val="333333"/>
          <w:sz w:val="30"/>
          <w:szCs w:val="30"/>
        </w:rPr>
        <w:t>a </w:t>
      </w:r>
      <w:r w:rsidRPr="00857FE5">
        <w:rPr>
          <w:rFonts w:ascii="Bookman Old Style" w:hAnsi="Bookman Old Style"/>
          <w:b/>
          <w:bCs/>
          <w:color w:val="333333"/>
          <w:sz w:val="30"/>
          <w:szCs w:val="30"/>
        </w:rPr>
        <w:t>- </w:t>
      </w:r>
      <w:r w:rsidRPr="00857FE5">
        <w:rPr>
          <w:rStyle w:val="Emphasis"/>
          <w:rFonts w:ascii="Bookman Old Style" w:hAnsi="Bookman Old Style"/>
          <w:b/>
          <w:bCs/>
          <w:color w:val="333333"/>
          <w:sz w:val="30"/>
          <w:szCs w:val="30"/>
        </w:rPr>
        <w:t>b</w:t>
      </w:r>
      <w:r w:rsidRPr="00857FE5">
        <w:rPr>
          <w:rFonts w:ascii="Bookman Old Style" w:hAnsi="Bookman Old Style"/>
          <w:b/>
          <w:bCs/>
          <w:color w:val="333333"/>
          <w:sz w:val="30"/>
          <w:szCs w:val="30"/>
        </w:rPr>
        <w:t>"</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Math expressions (examples):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Addition: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3 + x</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y + 6</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x + 25</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Subtraction: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67 - x</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y – 76</w:t>
      </w:r>
    </w:p>
    <w:p w:rsidR="00857FE5" w:rsidRPr="00857FE5" w:rsidRDefault="00857FE5" w:rsidP="00857FE5">
      <w:pPr>
        <w:pStyle w:val="NoSpacing"/>
        <w:rPr>
          <w:rFonts w:ascii="Georgia" w:hAnsi="Georgia"/>
          <w:color w:val="333333"/>
          <w:sz w:val="30"/>
          <w:szCs w:val="30"/>
        </w:rPr>
      </w:pPr>
      <w:r w:rsidRPr="00857FE5">
        <w:rPr>
          <w:rStyle w:val="Strong"/>
          <w:rFonts w:ascii="Symbol" w:hAnsi="Symbol"/>
          <w:b w:val="0"/>
          <w:bCs w:val="0"/>
          <w:color w:val="333333"/>
          <w:sz w:val="30"/>
          <w:szCs w:val="30"/>
        </w:rPr>
        <w:lastRenderedPageBreak/>
        <w:t></w:t>
      </w:r>
      <w:r w:rsidRPr="00857FE5">
        <w:rPr>
          <w:rStyle w:val="Strong"/>
          <w:b w:val="0"/>
          <w:bCs w:val="0"/>
          <w:color w:val="333333"/>
          <w:sz w:val="30"/>
          <w:szCs w:val="30"/>
        </w:rPr>
        <w:t>         </w:t>
      </w:r>
      <w:r w:rsidRPr="00857FE5">
        <w:rPr>
          <w:rFonts w:ascii="Bookman Old Style" w:hAnsi="Bookman Old Style"/>
          <w:b/>
          <w:bCs/>
          <w:color w:val="333333"/>
          <w:sz w:val="30"/>
          <w:szCs w:val="30"/>
        </w:rPr>
        <w:t>x – 50</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Style w:val="Strong"/>
          <w:rFonts w:ascii="Bookman Old Style" w:hAnsi="Bookman Old Style"/>
          <w:color w:val="333333"/>
          <w:sz w:val="30"/>
          <w:szCs w:val="30"/>
        </w:rPr>
        <w:t>Multiplication: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Style w:val="Strong"/>
          <w:rFonts w:ascii="Bookman Old Style" w:hAnsi="Bookman Old Style"/>
          <w:color w:val="333333"/>
          <w:sz w:val="30"/>
          <w:szCs w:val="30"/>
        </w:rPr>
        <w:t>(</w:t>
      </w:r>
      <w:r w:rsidRPr="00857FE5">
        <w:rPr>
          <w:rFonts w:ascii="Bookman Old Style" w:hAnsi="Bookman Old Style"/>
          <w:b/>
          <w:bCs/>
          <w:color w:val="333333"/>
          <w:sz w:val="30"/>
          <w:szCs w:val="30"/>
        </w:rPr>
        <w:t>45)(x)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sz w:val="30"/>
          <w:szCs w:val="30"/>
        </w:rPr>
        <w:t> 65x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sz w:val="30"/>
          <w:szCs w:val="30"/>
        </w:rPr>
        <w:t>7y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Style w:val="Strong"/>
          <w:rFonts w:ascii="Bookman Old Style" w:hAnsi="Bookman Old Style"/>
          <w:color w:val="333333"/>
          <w:sz w:val="30"/>
          <w:szCs w:val="30"/>
        </w:rPr>
        <w:t>Division: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Style w:val="Strong"/>
          <w:rFonts w:ascii="Symbol" w:hAnsi="Symbol"/>
          <w:b w:val="0"/>
          <w:bCs w:val="0"/>
          <w:color w:val="333333"/>
          <w:sz w:val="30"/>
          <w:szCs w:val="30"/>
        </w:rPr>
        <w:t></w:t>
      </w:r>
      <w:r w:rsidRPr="00857FE5">
        <w:rPr>
          <w:rStyle w:val="Strong"/>
          <w:b w:val="0"/>
          <w:bCs w:val="0"/>
          <w:color w:val="333333"/>
          <w:sz w:val="30"/>
          <w:szCs w:val="30"/>
        </w:rPr>
        <w:t>         </w:t>
      </w:r>
      <w:r w:rsidRPr="00857FE5">
        <w:rPr>
          <w:rFonts w:ascii="Bookman Old Style" w:hAnsi="Bookman Old Style"/>
          <w:b/>
          <w:bCs/>
          <w:color w:val="333333"/>
          <w:sz w:val="30"/>
          <w:szCs w:val="30"/>
        </w:rPr>
        <w:t>52 </w:t>
      </w:r>
      <w:r w:rsidRPr="00857FE5">
        <w:rPr>
          <w:rStyle w:val="Strong"/>
          <w:rFonts w:ascii="Bookman Old Style" w:hAnsi="Bookman Old Style"/>
          <w:color w:val="333333"/>
          <w:sz w:val="30"/>
          <w:szCs w:val="30"/>
        </w:rPr>
        <w:t>÷ x</w:t>
      </w:r>
    </w:p>
    <w:p w:rsidR="00857FE5" w:rsidRPr="00857FE5" w:rsidRDefault="00857FE5" w:rsidP="00857FE5">
      <w:pPr>
        <w:pStyle w:val="NoSpacing"/>
        <w:rPr>
          <w:rFonts w:ascii="Georgia" w:hAnsi="Georgia"/>
          <w:color w:val="333333"/>
          <w:sz w:val="30"/>
          <w:szCs w:val="30"/>
        </w:rPr>
      </w:pPr>
      <w:r w:rsidRPr="00857FE5">
        <w:rPr>
          <w:rStyle w:val="Strong"/>
          <w:rFonts w:ascii="Symbol" w:hAnsi="Symbol"/>
          <w:b w:val="0"/>
          <w:bCs w:val="0"/>
          <w:color w:val="333333"/>
          <w:sz w:val="30"/>
          <w:szCs w:val="30"/>
        </w:rPr>
        <w:t></w:t>
      </w:r>
      <w:r w:rsidRPr="00857FE5">
        <w:rPr>
          <w:rStyle w:val="Strong"/>
          <w:b w:val="0"/>
          <w:bCs w:val="0"/>
          <w:color w:val="333333"/>
          <w:sz w:val="30"/>
          <w:szCs w:val="30"/>
        </w:rPr>
        <w:t>         </w:t>
      </w:r>
      <w:r w:rsidRPr="00857FE5">
        <w:rPr>
          <w:rStyle w:val="Strong"/>
          <w:rFonts w:ascii="Bookman Old Style" w:hAnsi="Bookman Old Style"/>
          <w:color w:val="333333"/>
          <w:sz w:val="30"/>
          <w:szCs w:val="30"/>
        </w:rPr>
        <w:t> 85/x</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b/>
          <w:bCs/>
          <w:color w:val="333333"/>
          <w:sz w:val="30"/>
          <w:szCs w:val="30"/>
        </w:rPr>
        <w:t>x/15</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br w:type="textWrapping" w:clear="all"/>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KEY WORDS TO REMEMBER IN SOLVING WORD PROBLEMS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Key words for addition (+) :</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plus</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increased by</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more than</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combined together</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total of</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sum</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added to</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combined</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Examples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lastRenderedPageBreak/>
        <w:t>Verbal statements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 What is the sum of 45 and 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 Express the number (x) of apples increased by twenty five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 Express the total weight of the dog (x) and the cat (y)</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b/>
          <w:bCs/>
          <w:color w:val="333333"/>
          <w:sz w:val="30"/>
          <w:szCs w:val="30"/>
        </w:rPr>
        <w:t>Mathematical statements of the verbal statements above </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1. 45 + y</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2. x + 25</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 x + y</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Key words for Subtraction (–</w:t>
      </w:r>
      <w:r w:rsidRPr="00857FE5">
        <w:rPr>
          <w:rStyle w:val="Strong"/>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diminish by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less than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fewer than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reduced by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decreased by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difference of</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subtracted from/to</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smaller than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difference between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of less than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Examples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br w:type="textWrapping" w:clear="all"/>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Verbal statements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 What is forty -four less than 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 What is twenty-nine less than a number (y)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 What if the number (x) of children was reduced by 16?</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b/>
          <w:bCs/>
          <w:color w:val="333333"/>
          <w:sz w:val="30"/>
          <w:szCs w:val="30"/>
        </w:rPr>
        <w:t>Mathematical statements </w:t>
      </w:r>
      <w:r w:rsidRPr="00857FE5">
        <w:rPr>
          <w:rFonts w:ascii="Bookman Old Style" w:hAnsi="Bookman Old Style"/>
          <w:b/>
          <w:bCs/>
          <w:color w:val="333333"/>
          <w:sz w:val="30"/>
          <w:szCs w:val="30"/>
        </w:rPr>
        <w:t>of the verbal statements above </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1. y – 44</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2. y – 29</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3. x – 16</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Key words for multiplication </w:t>
      </w:r>
      <w:r w:rsidRPr="00857FE5">
        <w:rPr>
          <w:rStyle w:val="Strong"/>
          <w:rFonts w:ascii="Bookman Old Style" w:hAnsi="Bookman Old Style"/>
          <w:color w:val="333333"/>
          <w:sz w:val="30"/>
          <w:szCs w:val="30"/>
        </w:rPr>
        <w:t> (x) </w:t>
      </w:r>
      <w:r w:rsidRPr="00857FE5">
        <w:rPr>
          <w:rFonts w:ascii="Bookman Old Style" w:hAnsi="Bookman Old Style"/>
          <w:b/>
          <w:bCs/>
          <w:color w:val="333333"/>
          <w:sz w:val="30"/>
          <w:szCs w:val="30"/>
        </w:rPr>
        <w:br/>
      </w:r>
      <w:r w:rsidRPr="00857FE5">
        <w:rPr>
          <w:rStyle w:val="Strong"/>
          <w:rFonts w:ascii="Bookman Old Style" w:hAnsi="Bookman Old Style"/>
          <w:color w:val="333333"/>
          <w:sz w:val="30"/>
          <w:szCs w:val="30"/>
        </w:rPr>
        <w:t>or integers next to each other (5y, xy)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lastRenderedPageBreak/>
        <w:t>of</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times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multiplied by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product of</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sz w:val="30"/>
          <w:szCs w:val="30"/>
        </w:rPr>
        <w:t>as much as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sz w:val="30"/>
          <w:szCs w:val="30"/>
        </w:rPr>
        <w:t>Increased/decreased by a</w:t>
      </w:r>
      <w:r w:rsidRPr="00857FE5">
        <w:rPr>
          <w:rFonts w:ascii="Bookman Old Style" w:hAnsi="Bookman Old Style"/>
          <w:sz w:val="30"/>
          <w:szCs w:val="30"/>
        </w:rPr>
        <w:br/>
        <w:t>  factor of (this type can</w:t>
      </w:r>
      <w:r w:rsidRPr="00857FE5">
        <w:rPr>
          <w:rFonts w:ascii="Bookman Old Style" w:hAnsi="Bookman Old Style"/>
          <w:sz w:val="30"/>
          <w:szCs w:val="30"/>
        </w:rPr>
        <w:br/>
        <w:t>  involve both addition or</w:t>
      </w:r>
      <w:r w:rsidRPr="00857FE5">
        <w:rPr>
          <w:rFonts w:ascii="Bookman Old Style" w:hAnsi="Bookman Old Style"/>
          <w:sz w:val="30"/>
          <w:szCs w:val="30"/>
        </w:rPr>
        <w:br/>
        <w:t>  subtraction </w:t>
      </w:r>
      <w:r w:rsidRPr="00857FE5">
        <w:rPr>
          <w:rFonts w:ascii="Bookman Old Style" w:hAnsi="Bookman Old Style"/>
          <w:i/>
          <w:iCs/>
          <w:sz w:val="30"/>
          <w:szCs w:val="30"/>
        </w:rPr>
        <w:t>and</w:t>
      </w:r>
      <w:r w:rsidRPr="00857FE5">
        <w:rPr>
          <w:rFonts w:ascii="Bookman Old Style" w:hAnsi="Bookman Old Style"/>
          <w:sz w:val="30"/>
          <w:szCs w:val="30"/>
        </w:rPr>
        <w:br/>
      </w:r>
      <w:r w:rsidRPr="00857FE5">
        <w:rPr>
          <w:rFonts w:ascii="Georgia" w:hAnsi="Georgia"/>
          <w:sz w:val="30"/>
          <w:szCs w:val="30"/>
        </w:rPr>
        <w:t>  </w:t>
      </w:r>
      <w:r w:rsidRPr="00857FE5">
        <w:rPr>
          <w:rFonts w:ascii="Bookman Old Style" w:hAnsi="Bookman Old Style"/>
          <w:sz w:val="30"/>
          <w:szCs w:val="30"/>
        </w:rPr>
        <w:t>multiplication!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Verbal statements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 What is x multiplied by 43</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 Three runners averaged "x" minutes.</w:t>
      </w:r>
      <w:r w:rsidRPr="00857FE5">
        <w:rPr>
          <w:rFonts w:ascii="Bookman Old Style" w:hAnsi="Bookman Old Style"/>
          <w:color w:val="333333"/>
          <w:sz w:val="30"/>
          <w:szCs w:val="30"/>
        </w:rPr>
        <w:br/>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 I drove my car at 85 mph in x hours.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b/>
          <w:bCs/>
          <w:color w:val="333333"/>
          <w:sz w:val="30"/>
          <w:szCs w:val="30"/>
        </w:rPr>
        <w:t>Mathematical statements </w:t>
      </w:r>
      <w:r w:rsidRPr="00857FE5">
        <w:rPr>
          <w:rFonts w:ascii="Bookman Old Style" w:hAnsi="Bookman Old Style"/>
          <w:b/>
          <w:bCs/>
          <w:color w:val="333333"/>
          <w:sz w:val="30"/>
          <w:szCs w:val="30"/>
        </w:rPr>
        <w:t>of the verbal statements above </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1. 43x</w:t>
      </w:r>
      <w:r w:rsidRPr="00857FE5">
        <w:rPr>
          <w:rFonts w:ascii="Bookman Old Style" w:hAnsi="Bookman Old Style"/>
          <w:color w:val="333333"/>
          <w:sz w:val="30"/>
          <w:szCs w:val="30"/>
        </w:rPr>
        <w:t> or (</w:t>
      </w:r>
      <w:r w:rsidRPr="00857FE5">
        <w:rPr>
          <w:rStyle w:val="hide"/>
          <w:rFonts w:ascii="Bookman Old Style" w:hAnsi="Bookman Old Style"/>
          <w:color w:val="333333"/>
          <w:sz w:val="30"/>
          <w:szCs w:val="30"/>
        </w:rPr>
        <w:t>43)(x)</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2. 3x</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3. </w:t>
      </w:r>
      <w:r w:rsidRPr="00857FE5">
        <w:rPr>
          <w:rFonts w:ascii="Bookman Old Style" w:hAnsi="Bookman Old Style"/>
          <w:color w:val="333333"/>
          <w:sz w:val="30"/>
          <w:szCs w:val="30"/>
        </w:rPr>
        <w:t>85x</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Key words for division </w:t>
      </w:r>
      <w:r w:rsidRPr="00857FE5">
        <w:rPr>
          <w:rStyle w:val="Strong"/>
          <w:rFonts w:ascii="Bookman Old Style" w:hAnsi="Bookman Old Style"/>
          <w:color w:val="333333"/>
          <w:sz w:val="30"/>
          <w:szCs w:val="30"/>
        </w:rPr>
        <w:t> (÷,/)</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per</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divided by</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a</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out of</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ratio of</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quotient of</w:t>
      </w:r>
    </w:p>
    <w:p w:rsidR="00857FE5" w:rsidRPr="00857FE5" w:rsidRDefault="00857FE5" w:rsidP="00857FE5">
      <w:pPr>
        <w:pStyle w:val="NoSpacing"/>
        <w:rPr>
          <w:rFonts w:ascii="Georgia" w:hAnsi="Georgia"/>
          <w:color w:val="333333"/>
          <w:sz w:val="30"/>
          <w:szCs w:val="30"/>
        </w:rPr>
      </w:pPr>
      <w:r w:rsidRPr="00857FE5">
        <w:rPr>
          <w:rFonts w:ascii="Symbol" w:hAnsi="Symbol"/>
          <w:color w:val="333333"/>
          <w:sz w:val="30"/>
          <w:szCs w:val="30"/>
        </w:rPr>
        <w:t></w:t>
      </w:r>
      <w:r w:rsidRPr="00857FE5">
        <w:rPr>
          <w:color w:val="333333"/>
          <w:sz w:val="30"/>
          <w:szCs w:val="30"/>
        </w:rPr>
        <w:t>         </w:t>
      </w:r>
      <w:r w:rsidRPr="00857FE5">
        <w:rPr>
          <w:rFonts w:ascii="Bookman Old Style" w:hAnsi="Bookman Old Style"/>
          <w:color w:val="333333"/>
          <w:sz w:val="30"/>
          <w:szCs w:val="30"/>
        </w:rPr>
        <w:t>percent (divide by 100)</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Verbal statements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 What is the quotient of y and 8</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 Ten students rent an apartment for Php "x" /month.</w:t>
      </w:r>
      <w:r w:rsidRPr="00857FE5">
        <w:rPr>
          <w:rFonts w:ascii="Bookman Old Style" w:hAnsi="Bookman Old Style"/>
          <w:color w:val="333333"/>
          <w:sz w:val="30"/>
          <w:szCs w:val="30"/>
        </w:rPr>
        <w:br/>
        <w:t>3. What will each have to pay?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"y" items cost a total of  Php 225.00.</w:t>
      </w:r>
      <w:r w:rsidRPr="00857FE5">
        <w:rPr>
          <w:rFonts w:ascii="Bookman Old Style" w:hAnsi="Bookman Old Style"/>
          <w:color w:val="333333"/>
          <w:sz w:val="30"/>
          <w:szCs w:val="30"/>
        </w:rPr>
        <w:br/>
        <w:t>Express their average cost:</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b/>
          <w:bCs/>
          <w:color w:val="333333"/>
          <w:sz w:val="30"/>
          <w:szCs w:val="30"/>
        </w:rPr>
        <w:t>Mathematical statements </w:t>
      </w:r>
      <w:r w:rsidRPr="00857FE5">
        <w:rPr>
          <w:rFonts w:ascii="Bookman Old Style" w:hAnsi="Bookman Old Style"/>
          <w:b/>
          <w:bCs/>
          <w:color w:val="333333"/>
          <w:sz w:val="30"/>
          <w:szCs w:val="30"/>
        </w:rPr>
        <w:t>of the verbal statements above</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1. y/8</w:t>
      </w:r>
      <w:r w:rsidRPr="00857FE5">
        <w:rPr>
          <w:rFonts w:ascii="Bookman Old Style" w:hAnsi="Bookman Old Style"/>
          <w:color w:val="333333"/>
          <w:sz w:val="30"/>
          <w:szCs w:val="30"/>
        </w:rPr>
        <w:t> or </w:t>
      </w:r>
      <w:r w:rsidRPr="00857FE5">
        <w:rPr>
          <w:rStyle w:val="hide"/>
          <w:rFonts w:ascii="Bookman Old Style" w:hAnsi="Bookman Old Style"/>
          <w:color w:val="333333"/>
          <w:sz w:val="30"/>
          <w:szCs w:val="30"/>
        </w:rPr>
        <w:t>y ÷ 8</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2. x/10 </w:t>
      </w:r>
      <w:r w:rsidRPr="00857FE5">
        <w:rPr>
          <w:rFonts w:ascii="Bookman Old Style" w:hAnsi="Bookman Old Style"/>
          <w:color w:val="333333"/>
          <w:sz w:val="30"/>
          <w:szCs w:val="30"/>
        </w:rPr>
        <w:t>or </w:t>
      </w:r>
      <w:r w:rsidRPr="00857FE5">
        <w:rPr>
          <w:rStyle w:val="hide"/>
          <w:rFonts w:ascii="Bookman Old Style" w:hAnsi="Bookman Old Style"/>
          <w:color w:val="333333"/>
          <w:sz w:val="30"/>
          <w:szCs w:val="30"/>
        </w:rPr>
        <w:t>x ÷ 10</w:t>
      </w:r>
    </w:p>
    <w:p w:rsidR="00857FE5" w:rsidRPr="00857FE5" w:rsidRDefault="00857FE5" w:rsidP="00857FE5">
      <w:pPr>
        <w:pStyle w:val="NoSpacing"/>
        <w:rPr>
          <w:rFonts w:ascii="Georgia" w:hAnsi="Georgia"/>
          <w:color w:val="333333"/>
          <w:sz w:val="30"/>
          <w:szCs w:val="30"/>
        </w:rPr>
      </w:pPr>
      <w:r w:rsidRPr="00857FE5">
        <w:rPr>
          <w:rStyle w:val="hide"/>
          <w:rFonts w:ascii="Bookman Old Style" w:hAnsi="Bookman Old Style"/>
          <w:color w:val="333333"/>
          <w:sz w:val="30"/>
          <w:szCs w:val="30"/>
        </w:rPr>
        <w:t>3. 225/y</w:t>
      </w:r>
      <w:r w:rsidRPr="00857FE5">
        <w:rPr>
          <w:rFonts w:ascii="Bookman Old Style" w:hAnsi="Bookman Old Style"/>
          <w:color w:val="333333"/>
          <w:sz w:val="30"/>
          <w:szCs w:val="30"/>
        </w:rPr>
        <w:t> or 2</w:t>
      </w:r>
      <w:r w:rsidRPr="00857FE5">
        <w:rPr>
          <w:rStyle w:val="hide"/>
          <w:rFonts w:ascii="Bookman Old Style" w:hAnsi="Bookman Old Style"/>
          <w:color w:val="333333"/>
          <w:sz w:val="30"/>
          <w:szCs w:val="30"/>
        </w:rPr>
        <w:t>25 ÷ y</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Equals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is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are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was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were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will be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gives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yields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results to/the result is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FF0000"/>
          <w:sz w:val="30"/>
          <w:szCs w:val="30"/>
        </w:rPr>
        <w:t>IMPORTANT NOTE: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i/>
          <w:iCs/>
          <w:color w:val="333333"/>
          <w:sz w:val="30"/>
          <w:szCs w:val="30"/>
        </w:rPr>
        <w:t>Just remember</w:t>
      </w:r>
      <w:r w:rsidRPr="00857FE5">
        <w:rPr>
          <w:rFonts w:ascii="Bookman Old Style" w:hAnsi="Bookman Old Style"/>
          <w:color w:val="333333"/>
          <w:sz w:val="30"/>
          <w:szCs w:val="30"/>
        </w:rPr>
        <w:t>; </w:t>
      </w:r>
      <w:r w:rsidRPr="00857FE5">
        <w:rPr>
          <w:rFonts w:ascii="Bookman Old Style" w:hAnsi="Bookman Old Style"/>
          <w:b/>
          <w:bCs/>
          <w:color w:val="333333"/>
          <w:sz w:val="30"/>
          <w:szCs w:val="30"/>
        </w:rPr>
        <w:t>the "less than" construction is backwards.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TRANSLATING ENGLISH SENTENCES INTO MATHEMATICAL SENTENCES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i/>
          <w:iCs/>
          <w:color w:val="333333"/>
          <w:sz w:val="30"/>
          <w:szCs w:val="30"/>
        </w:rPr>
        <w:t> Examples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sum of 48 and 3</w:t>
      </w:r>
      <w:r w:rsidRPr="00857FE5">
        <w:rPr>
          <w:rFonts w:ascii="Bookman Old Style" w:hAnsi="Bookman Old Style"/>
          <w:b/>
          <w:bCs/>
          <w:i/>
          <w:iCs/>
          <w:color w:val="333333"/>
          <w:sz w:val="30"/>
          <w:szCs w:val="30"/>
        </w:rPr>
        <w:t>y</w:t>
      </w:r>
      <w:r w:rsidRPr="00857FE5">
        <w:rPr>
          <w:rFonts w:ascii="Bookman Old Style" w:hAnsi="Bookman Old Style"/>
          <w:b/>
          <w:bCs/>
          <w:color w:val="333333"/>
          <w:sz w:val="30"/>
          <w:szCs w:val="30"/>
        </w:rPr>
        <w:t>"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"4</w:t>
      </w:r>
      <w:r w:rsidRPr="00857FE5">
        <w:rPr>
          <w:rFonts w:ascii="Bookman Old Style" w:hAnsi="Bookman Old Style"/>
          <w:b/>
          <w:bCs/>
          <w:color w:val="333333"/>
          <w:sz w:val="30"/>
          <w:szCs w:val="30"/>
        </w:rPr>
        <w:t>8 + 3</w:t>
      </w:r>
      <w:r w:rsidRPr="00857FE5">
        <w:rPr>
          <w:rFonts w:ascii="Bookman Old Style" w:hAnsi="Bookman Old Style"/>
          <w:b/>
          <w:bCs/>
          <w:i/>
          <w:iCs/>
          <w:color w:val="333333"/>
          <w:sz w:val="30"/>
          <w:szCs w:val="30"/>
        </w:rPr>
        <w:t>y</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“thrice the product of x and 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"3(x)(y) or 3xy"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“twice the product of x and z diminished by 5”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"2xz – 5 or (2xz) - 5”</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difference of 3x and 6y”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"3</w:t>
      </w:r>
      <w:r w:rsidRPr="00857FE5">
        <w:rPr>
          <w:rFonts w:ascii="Bookman Old Style" w:hAnsi="Bookman Old Style"/>
          <w:b/>
          <w:bCs/>
          <w:color w:val="333333"/>
          <w:sz w:val="30"/>
          <w:szCs w:val="30"/>
        </w:rPr>
        <w:t>x - 6y</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“twice the sum of 6x and 6y subtracted from a certain number”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let the certain number be C</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"C - 2(6x + 6y)"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product of d and b divides the sum of 3x and y”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color w:val="333333"/>
          <w:sz w:val="30"/>
          <w:szCs w:val="30"/>
        </w:rPr>
        <w:t>(3x + y)/db</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lastRenderedPageBreak/>
        <w:t>Translate “The quotient of two numbers is 4”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Let the two numbers be x and 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color w:val="333333"/>
          <w:sz w:val="30"/>
          <w:szCs w:val="30"/>
        </w:rPr>
        <w:t>x/y = 4</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“a number increased by 4 divided by their product is 60”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Let x be the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color w:val="333333"/>
          <w:sz w:val="30"/>
          <w:szCs w:val="30"/>
        </w:rPr>
        <w:t>(x + 4)/4x = 60</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product of x and y gives 35”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color w:val="333333"/>
          <w:sz w:val="30"/>
          <w:szCs w:val="30"/>
        </w:rPr>
        <w:t>xy = 35</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"46 less than </w:t>
      </w:r>
      <w:r w:rsidRPr="00857FE5">
        <w:rPr>
          <w:rFonts w:ascii="Bookman Old Style" w:hAnsi="Bookman Old Style"/>
          <w:b/>
          <w:bCs/>
          <w:i/>
          <w:iCs/>
          <w:color w:val="333333"/>
          <w:sz w:val="30"/>
          <w:szCs w:val="30"/>
        </w:rPr>
        <w:t>x</w:t>
      </w:r>
      <w:r w:rsidRPr="00857FE5">
        <w:rPr>
          <w:rFonts w:ascii="Bookman Old Style" w:hAnsi="Bookman Old Style"/>
          <w:b/>
          <w:bCs/>
          <w:color w:val="333333"/>
          <w:sz w:val="30"/>
          <w:szCs w:val="30"/>
        </w:rPr>
        <w:t>"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i/>
          <w:iCs/>
          <w:color w:val="333333"/>
          <w:sz w:val="30"/>
          <w:szCs w:val="30"/>
        </w:rPr>
        <w:t>x</w:t>
      </w:r>
      <w:r w:rsidRPr="00857FE5">
        <w:rPr>
          <w:rFonts w:ascii="Bookman Old Style" w:hAnsi="Bookman Old Style"/>
          <w:b/>
          <w:bCs/>
          <w:color w:val="333333"/>
          <w:sz w:val="30"/>
          <w:szCs w:val="30"/>
        </w:rPr>
        <w:t> – 46</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w:t>
      </w:r>
      <w:r w:rsidRPr="00857FE5">
        <w:rPr>
          <w:rFonts w:ascii="Bookman Old Style" w:hAnsi="Bookman Old Style"/>
          <w:b/>
          <w:bCs/>
          <w:i/>
          <w:iCs/>
          <w:color w:val="333333"/>
          <w:sz w:val="30"/>
          <w:szCs w:val="30"/>
        </w:rPr>
        <w:t>x</w:t>
      </w:r>
      <w:r w:rsidRPr="00857FE5">
        <w:rPr>
          <w:rFonts w:ascii="Bookman Old Style" w:hAnsi="Bookman Old Style"/>
          <w:b/>
          <w:bCs/>
          <w:color w:val="333333"/>
          <w:sz w:val="30"/>
          <w:szCs w:val="30"/>
        </w:rPr>
        <w:t> multiplied by 124"</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color w:val="333333"/>
          <w:sz w:val="30"/>
          <w:szCs w:val="30"/>
        </w:rPr>
        <w:t>124</w:t>
      </w:r>
      <w:r w:rsidRPr="00857FE5">
        <w:rPr>
          <w:rFonts w:ascii="Bookman Old Style" w:hAnsi="Bookman Old Style"/>
          <w:b/>
          <w:bCs/>
          <w:i/>
          <w:iCs/>
          <w:color w:val="333333"/>
          <w:sz w:val="30"/>
          <w:szCs w:val="30"/>
        </w:rPr>
        <w:t>x</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quotient of 7</w:t>
      </w:r>
      <w:r w:rsidRPr="00857FE5">
        <w:rPr>
          <w:rFonts w:ascii="Bookman Old Style" w:hAnsi="Bookman Old Style"/>
          <w:b/>
          <w:bCs/>
          <w:i/>
          <w:iCs/>
          <w:color w:val="333333"/>
          <w:sz w:val="30"/>
          <w:szCs w:val="30"/>
        </w:rPr>
        <w:t>x</w:t>
      </w:r>
      <w:r w:rsidRPr="00857FE5">
        <w:rPr>
          <w:rFonts w:ascii="Bookman Old Style" w:hAnsi="Bookman Old Style"/>
          <w:b/>
          <w:bCs/>
          <w:color w:val="333333"/>
          <w:sz w:val="30"/>
          <w:szCs w:val="30"/>
        </w:rPr>
        <w:t> and 3"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“7x</w:t>
      </w:r>
      <w:r w:rsidRPr="00857FE5">
        <w:rPr>
          <w:rFonts w:ascii="Bookman Old Style" w:hAnsi="Bookman Old Style"/>
          <w:b/>
          <w:bCs/>
          <w:color w:val="333333"/>
          <w:sz w:val="30"/>
          <w:szCs w:val="30"/>
        </w:rPr>
        <w:t>/</w:t>
      </w:r>
      <w:r w:rsidRPr="00857FE5">
        <w:rPr>
          <w:rFonts w:ascii="Bookman Old Style" w:hAnsi="Bookman Old Style"/>
          <w:b/>
          <w:bCs/>
          <w:color w:val="333333"/>
          <w:sz w:val="30"/>
          <w:szCs w:val="30"/>
          <w:vertAlign w:val="subscript"/>
        </w:rPr>
        <w:t>3</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difference of 50 and </w:t>
      </w:r>
      <w:r w:rsidRPr="00857FE5">
        <w:rPr>
          <w:rFonts w:ascii="Bookman Old Style" w:hAnsi="Bookman Old Style"/>
          <w:b/>
          <w:bCs/>
          <w:i/>
          <w:iCs/>
          <w:color w:val="333333"/>
          <w:sz w:val="30"/>
          <w:szCs w:val="30"/>
        </w:rPr>
        <w:t>y</w:t>
      </w:r>
      <w:r w:rsidRPr="00857FE5">
        <w:rPr>
          <w:rFonts w:ascii="Bookman Old Style" w:hAnsi="Bookman Old Style"/>
          <w:b/>
          <w:bCs/>
          <w:color w:val="333333"/>
          <w:sz w:val="30"/>
          <w:szCs w:val="30"/>
        </w:rPr>
        <w:t>"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color w:val="333333"/>
          <w:sz w:val="30"/>
          <w:szCs w:val="30"/>
        </w:rPr>
        <w:t>50 – </w:t>
      </w:r>
      <w:r w:rsidRPr="00857FE5">
        <w:rPr>
          <w:rFonts w:ascii="Bookman Old Style" w:hAnsi="Bookman Old Style"/>
          <w:b/>
          <w:bCs/>
          <w:i/>
          <w:iCs/>
          <w:color w:val="333333"/>
          <w:sz w:val="30"/>
          <w:szCs w:val="30"/>
        </w:rPr>
        <w:t>y</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ratio of 9 more than </w:t>
      </w:r>
      <w:r w:rsidRPr="00857FE5">
        <w:rPr>
          <w:rFonts w:ascii="Bookman Old Style" w:hAnsi="Bookman Old Style"/>
          <w:b/>
          <w:bCs/>
          <w:i/>
          <w:iCs/>
          <w:color w:val="333333"/>
          <w:sz w:val="30"/>
          <w:szCs w:val="30"/>
        </w:rPr>
        <w:t>x</w:t>
      </w:r>
      <w:r w:rsidRPr="00857FE5">
        <w:rPr>
          <w:rFonts w:ascii="Bookman Old Style" w:hAnsi="Bookman Old Style"/>
          <w:b/>
          <w:bCs/>
          <w:color w:val="333333"/>
          <w:sz w:val="30"/>
          <w:szCs w:val="30"/>
        </w:rPr>
        <w:t> and </w:t>
      </w:r>
      <w:r w:rsidRPr="00857FE5">
        <w:rPr>
          <w:rFonts w:ascii="Bookman Old Style" w:hAnsi="Bookman Old Style"/>
          <w:b/>
          <w:bCs/>
          <w:i/>
          <w:iCs/>
          <w:color w:val="333333"/>
          <w:sz w:val="30"/>
          <w:szCs w:val="30"/>
        </w:rPr>
        <w:t>16</w:t>
      </w:r>
      <w:r w:rsidRPr="00857FE5">
        <w:rPr>
          <w:rFonts w:ascii="Bookman Old Style" w:hAnsi="Bookman Old Style"/>
          <w:b/>
          <w:bCs/>
          <w:color w:val="333333"/>
          <w:sz w:val="30"/>
          <w:szCs w:val="30"/>
        </w:rPr>
        <w:t>"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This translates to "</w:t>
      </w:r>
      <w:r w:rsidRPr="00857FE5">
        <w:rPr>
          <w:rFonts w:ascii="Bookman Old Style" w:hAnsi="Bookman Old Style"/>
          <w:b/>
          <w:bCs/>
          <w:color w:val="333333"/>
          <w:sz w:val="30"/>
          <w:szCs w:val="30"/>
        </w:rPr>
        <w:t>(</w:t>
      </w:r>
      <w:r w:rsidRPr="00857FE5">
        <w:rPr>
          <w:rFonts w:ascii="Bookman Old Style" w:hAnsi="Bookman Old Style"/>
          <w:b/>
          <w:bCs/>
          <w:i/>
          <w:iCs/>
          <w:color w:val="333333"/>
          <w:sz w:val="30"/>
          <w:szCs w:val="30"/>
        </w:rPr>
        <w:t>x</w:t>
      </w:r>
      <w:r w:rsidRPr="00857FE5">
        <w:rPr>
          <w:rFonts w:ascii="Bookman Old Style" w:hAnsi="Bookman Old Style"/>
          <w:b/>
          <w:bCs/>
          <w:color w:val="333333"/>
          <w:sz w:val="30"/>
          <w:szCs w:val="30"/>
        </w:rPr>
        <w:t> + 9)/</w:t>
      </w:r>
      <w:r w:rsidRPr="00857FE5">
        <w:rPr>
          <w:rFonts w:ascii="Bookman Old Style" w:hAnsi="Bookman Old Style"/>
          <w:b/>
          <w:bCs/>
          <w:i/>
          <w:iCs/>
          <w:color w:val="333333"/>
          <w:sz w:val="30"/>
          <w:szCs w:val="30"/>
        </w:rPr>
        <w:t>16</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"nine less than the total of a number and two" into an algebraic expression, and simplify.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Let x be the number. This translates to "</w:t>
      </w:r>
      <w:r w:rsidRPr="00857FE5">
        <w:rPr>
          <w:rFonts w:ascii="Bookman Old Style" w:hAnsi="Bookman Old Style"/>
          <w:b/>
          <w:bCs/>
          <w:color w:val="333333"/>
          <w:sz w:val="30"/>
          <w:szCs w:val="30"/>
        </w:rPr>
        <w:t>(</w:t>
      </w:r>
      <w:r w:rsidRPr="00857FE5">
        <w:rPr>
          <w:rFonts w:ascii="Bookman Old Style" w:hAnsi="Bookman Old Style"/>
          <w:b/>
          <w:bCs/>
          <w:i/>
          <w:iCs/>
          <w:color w:val="333333"/>
          <w:sz w:val="30"/>
          <w:szCs w:val="30"/>
        </w:rPr>
        <w:t>n</w:t>
      </w:r>
      <w:r w:rsidRPr="00857FE5">
        <w:rPr>
          <w:rFonts w:ascii="Bookman Old Style" w:hAnsi="Bookman Old Style"/>
          <w:b/>
          <w:bCs/>
          <w:color w:val="333333"/>
          <w:sz w:val="30"/>
          <w:szCs w:val="30"/>
        </w:rPr>
        <w:t> + 2) – 9</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Here are some more wordy examples: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The length of a football field is 30 yards more than its width. Express the length of the field in terms of its width </w:t>
      </w:r>
      <w:r w:rsidRPr="00857FE5">
        <w:rPr>
          <w:rFonts w:ascii="Bookman Old Style" w:hAnsi="Bookman Old Style"/>
          <w:b/>
          <w:bCs/>
          <w:i/>
          <w:iCs/>
          <w:color w:val="333333"/>
          <w:sz w:val="30"/>
          <w:szCs w:val="30"/>
        </w:rPr>
        <w:t>w</w:t>
      </w:r>
      <w:r w:rsidRPr="00857FE5">
        <w:rPr>
          <w:rFonts w:ascii="Bookman Old Style" w:hAnsi="Bookman Old Style"/>
          <w:b/>
          <w:bCs/>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Whatever the width </w:t>
      </w:r>
      <w:r w:rsidRPr="00857FE5">
        <w:rPr>
          <w:rFonts w:ascii="Bookman Old Style" w:hAnsi="Bookman Old Style"/>
          <w:i/>
          <w:iCs/>
          <w:color w:val="333333"/>
          <w:sz w:val="30"/>
          <w:szCs w:val="30"/>
        </w:rPr>
        <w:t>w</w:t>
      </w:r>
      <w:r w:rsidRPr="00857FE5">
        <w:rPr>
          <w:rFonts w:ascii="Bookman Old Style" w:hAnsi="Bookman Old Style"/>
          <w:color w:val="333333"/>
          <w:sz w:val="30"/>
          <w:szCs w:val="30"/>
        </w:rPr>
        <w:t> is, the length is 30 more than this. Recall that "more than" means "plus that much", so you'll be adding 30 to </w:t>
      </w:r>
      <w:r w:rsidRPr="00857FE5">
        <w:rPr>
          <w:rFonts w:ascii="Bookman Old Style" w:hAnsi="Bookman Old Style"/>
          <w:i/>
          <w:iCs/>
          <w:color w:val="333333"/>
          <w:sz w:val="30"/>
          <w:szCs w:val="30"/>
        </w:rPr>
        <w:t>w</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The expression they're looking for is "</w:t>
      </w:r>
      <w:r w:rsidRPr="00857FE5">
        <w:rPr>
          <w:rFonts w:ascii="Bookman Old Style" w:hAnsi="Bookman Old Style"/>
          <w:b/>
          <w:bCs/>
          <w:i/>
          <w:iCs/>
          <w:color w:val="333333"/>
          <w:sz w:val="30"/>
          <w:szCs w:val="30"/>
        </w:rPr>
        <w:t>w</w:t>
      </w:r>
      <w:r w:rsidRPr="00857FE5">
        <w:rPr>
          <w:rFonts w:ascii="Bookman Old Style" w:hAnsi="Bookman Old Style"/>
          <w:b/>
          <w:bCs/>
          <w:color w:val="333333"/>
          <w:sz w:val="30"/>
          <w:szCs w:val="30"/>
        </w:rPr>
        <w:t> + 30</w:t>
      </w:r>
      <w:r w:rsidRPr="00857FE5">
        <w:rPr>
          <w:rFonts w:ascii="Bookman Old Style" w:hAnsi="Bookman Old Style"/>
          <w:color w:val="333333"/>
          <w:sz w:val="30"/>
          <w:szCs w:val="30"/>
        </w:rPr>
        <w:t>".</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TRANSLATE THE FOLLOWING INTO EXPRESSIONS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w:t>
      </w:r>
      <w:r w:rsidRPr="00857FE5">
        <w:rPr>
          <w:color w:val="333333"/>
          <w:sz w:val="30"/>
          <w:szCs w:val="30"/>
        </w:rPr>
        <w:t>   </w:t>
      </w:r>
      <w:r w:rsidRPr="00857FE5">
        <w:rPr>
          <w:rFonts w:ascii="Bookman Old Style" w:hAnsi="Bookman Old Style"/>
          <w:color w:val="333333"/>
          <w:sz w:val="30"/>
          <w:szCs w:val="30"/>
        </w:rPr>
        <w:t>42 more than 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w:t>
      </w:r>
      <w:r w:rsidRPr="00857FE5">
        <w:rPr>
          <w:color w:val="333333"/>
          <w:sz w:val="30"/>
          <w:szCs w:val="30"/>
        </w:rPr>
        <w:t>   </w:t>
      </w:r>
      <w:r w:rsidRPr="00857FE5">
        <w:rPr>
          <w:rFonts w:ascii="Bookman Old Style" w:hAnsi="Bookman Old Style"/>
          <w:color w:val="333333"/>
          <w:sz w:val="30"/>
          <w:szCs w:val="30"/>
        </w:rPr>
        <w:t>42 more than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w:t>
      </w:r>
      <w:r w:rsidRPr="00857FE5">
        <w:rPr>
          <w:color w:val="333333"/>
          <w:sz w:val="30"/>
          <w:szCs w:val="30"/>
        </w:rPr>
        <w:t>   </w:t>
      </w:r>
      <w:r w:rsidRPr="00857FE5">
        <w:rPr>
          <w:rFonts w:ascii="Bookman Old Style" w:hAnsi="Bookman Old Style"/>
          <w:color w:val="333333"/>
          <w:sz w:val="30"/>
          <w:szCs w:val="30"/>
        </w:rPr>
        <w:t>A number more than 15</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lastRenderedPageBreak/>
        <w:t>4.</w:t>
      </w:r>
      <w:r w:rsidRPr="00857FE5">
        <w:rPr>
          <w:color w:val="333333"/>
          <w:sz w:val="30"/>
          <w:szCs w:val="30"/>
        </w:rPr>
        <w:t>   </w:t>
      </w:r>
      <w:r w:rsidRPr="00857FE5">
        <w:rPr>
          <w:rFonts w:ascii="Bookman Old Style" w:hAnsi="Bookman Old Style"/>
          <w:color w:val="333333"/>
          <w:sz w:val="30"/>
          <w:szCs w:val="30"/>
        </w:rPr>
        <w:t>7 less than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5.</w:t>
      </w:r>
      <w:r w:rsidRPr="00857FE5">
        <w:rPr>
          <w:color w:val="333333"/>
          <w:sz w:val="30"/>
          <w:szCs w:val="30"/>
        </w:rPr>
        <w:t>   </w:t>
      </w:r>
      <w:r w:rsidRPr="00857FE5">
        <w:rPr>
          <w:rFonts w:ascii="Bookman Old Style" w:hAnsi="Bookman Old Style"/>
          <w:color w:val="333333"/>
          <w:sz w:val="30"/>
          <w:szCs w:val="30"/>
        </w:rPr>
        <w:t>17 less than 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6.</w:t>
      </w:r>
      <w:r w:rsidRPr="00857FE5">
        <w:rPr>
          <w:color w:val="333333"/>
          <w:sz w:val="30"/>
          <w:szCs w:val="30"/>
        </w:rPr>
        <w:t>   </w:t>
      </w:r>
      <w:r w:rsidRPr="00857FE5">
        <w:rPr>
          <w:rFonts w:ascii="Bookman Old Style" w:hAnsi="Bookman Old Style"/>
          <w:color w:val="333333"/>
          <w:sz w:val="30"/>
          <w:szCs w:val="30"/>
        </w:rPr>
        <w:t>19 greater than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7.</w:t>
      </w:r>
      <w:r w:rsidRPr="00857FE5">
        <w:rPr>
          <w:color w:val="333333"/>
          <w:sz w:val="30"/>
          <w:szCs w:val="30"/>
        </w:rPr>
        <w:t>   </w:t>
      </w:r>
      <w:r w:rsidRPr="00857FE5">
        <w:rPr>
          <w:rFonts w:ascii="Bookman Old Style" w:hAnsi="Bookman Old Style"/>
          <w:color w:val="333333"/>
          <w:sz w:val="30"/>
          <w:szCs w:val="30"/>
        </w:rPr>
        <w:t>Twice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8.</w:t>
      </w:r>
      <w:r w:rsidRPr="00857FE5">
        <w:rPr>
          <w:color w:val="333333"/>
          <w:sz w:val="30"/>
          <w:szCs w:val="30"/>
        </w:rPr>
        <w:t>   </w:t>
      </w:r>
      <w:r w:rsidRPr="00857FE5">
        <w:rPr>
          <w:rFonts w:ascii="Bookman Old Style" w:hAnsi="Bookman Old Style"/>
          <w:color w:val="333333"/>
          <w:sz w:val="30"/>
          <w:szCs w:val="30"/>
        </w:rPr>
        <w:t>Twice a number decreased by 7</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9.</w:t>
      </w:r>
      <w:r w:rsidRPr="00857FE5">
        <w:rPr>
          <w:color w:val="333333"/>
          <w:sz w:val="30"/>
          <w:szCs w:val="30"/>
        </w:rPr>
        <w:t>   </w:t>
      </w:r>
      <w:r w:rsidRPr="00857FE5">
        <w:rPr>
          <w:rFonts w:ascii="Bookman Old Style" w:hAnsi="Bookman Old Style"/>
          <w:color w:val="333333"/>
          <w:sz w:val="30"/>
          <w:szCs w:val="30"/>
        </w:rPr>
        <w:t>Thrice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10.</w:t>
      </w:r>
      <w:r w:rsidRPr="00857FE5">
        <w:rPr>
          <w:color w:val="333333"/>
          <w:sz w:val="30"/>
          <w:szCs w:val="30"/>
        </w:rPr>
        <w:t>                </w:t>
      </w:r>
      <w:r w:rsidRPr="00857FE5">
        <w:rPr>
          <w:rFonts w:ascii="Bookman Old Style" w:hAnsi="Bookman Old Style"/>
          <w:color w:val="333333"/>
          <w:sz w:val="30"/>
          <w:szCs w:val="30"/>
        </w:rPr>
        <w:t>Twice a number increased by two</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11.</w:t>
      </w:r>
      <w:r w:rsidRPr="00857FE5">
        <w:rPr>
          <w:color w:val="333333"/>
          <w:sz w:val="30"/>
          <w:szCs w:val="30"/>
        </w:rPr>
        <w:t>                </w:t>
      </w:r>
      <w:r w:rsidRPr="00857FE5">
        <w:rPr>
          <w:rFonts w:ascii="Bookman Old Style" w:hAnsi="Bookman Old Style"/>
          <w:color w:val="333333"/>
          <w:sz w:val="30"/>
          <w:szCs w:val="30"/>
        </w:rPr>
        <w:t>2 more than three times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12.</w:t>
      </w:r>
      <w:r w:rsidRPr="00857FE5">
        <w:rPr>
          <w:color w:val="333333"/>
          <w:sz w:val="30"/>
          <w:szCs w:val="30"/>
        </w:rPr>
        <w:t>                </w:t>
      </w:r>
      <w:r w:rsidRPr="00857FE5">
        <w:rPr>
          <w:rFonts w:ascii="Bookman Old Style" w:hAnsi="Bookman Old Style"/>
          <w:color w:val="333333"/>
          <w:sz w:val="30"/>
          <w:szCs w:val="30"/>
        </w:rPr>
        <w:t>The product of two numbers diminished by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13.</w:t>
      </w:r>
      <w:r w:rsidRPr="00857FE5">
        <w:rPr>
          <w:color w:val="333333"/>
          <w:sz w:val="30"/>
          <w:szCs w:val="30"/>
        </w:rPr>
        <w:t>                </w:t>
      </w:r>
      <w:r w:rsidRPr="00857FE5">
        <w:rPr>
          <w:rFonts w:ascii="Bookman Old Style" w:hAnsi="Bookman Old Style"/>
          <w:color w:val="333333"/>
          <w:sz w:val="30"/>
          <w:szCs w:val="30"/>
        </w:rPr>
        <w:t>72 increased by thrice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14.</w:t>
      </w:r>
      <w:r w:rsidRPr="00857FE5">
        <w:rPr>
          <w:color w:val="333333"/>
          <w:sz w:val="30"/>
          <w:szCs w:val="30"/>
        </w:rPr>
        <w:t>                </w:t>
      </w:r>
      <w:r w:rsidRPr="00857FE5">
        <w:rPr>
          <w:rFonts w:ascii="Bookman Old Style" w:hAnsi="Bookman Old Style"/>
          <w:color w:val="333333"/>
          <w:sz w:val="30"/>
          <w:szCs w:val="30"/>
        </w:rPr>
        <w:t>72 increased by three times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15.</w:t>
      </w:r>
      <w:r w:rsidRPr="00857FE5">
        <w:rPr>
          <w:color w:val="333333"/>
          <w:sz w:val="30"/>
          <w:szCs w:val="30"/>
        </w:rPr>
        <w:t>                </w:t>
      </w:r>
      <w:r w:rsidRPr="00857FE5">
        <w:rPr>
          <w:rFonts w:ascii="Bookman Old Style" w:hAnsi="Bookman Old Style"/>
          <w:color w:val="333333"/>
          <w:sz w:val="30"/>
          <w:szCs w:val="30"/>
        </w:rPr>
        <w:t>72 increased by three times 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16.</w:t>
      </w:r>
      <w:r w:rsidRPr="00857FE5">
        <w:rPr>
          <w:color w:val="333333"/>
          <w:sz w:val="30"/>
          <w:szCs w:val="30"/>
        </w:rPr>
        <w:t>                </w:t>
      </w:r>
      <w:r w:rsidRPr="00857FE5">
        <w:rPr>
          <w:rFonts w:ascii="Bookman Old Style" w:hAnsi="Bookman Old Style"/>
          <w:color w:val="333333"/>
          <w:sz w:val="30"/>
          <w:szCs w:val="30"/>
        </w:rPr>
        <w:t>The quotient of two numbers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17.</w:t>
      </w:r>
      <w:r w:rsidRPr="00857FE5">
        <w:rPr>
          <w:color w:val="333333"/>
          <w:sz w:val="30"/>
          <w:szCs w:val="30"/>
        </w:rPr>
        <w:t>                </w:t>
      </w:r>
      <w:r w:rsidRPr="00857FE5">
        <w:rPr>
          <w:rFonts w:ascii="Bookman Old Style" w:hAnsi="Bookman Old Style"/>
          <w:color w:val="333333"/>
          <w:sz w:val="30"/>
          <w:szCs w:val="30"/>
        </w:rPr>
        <w:t>The quotient of x and 7</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18.</w:t>
      </w:r>
      <w:r w:rsidRPr="00857FE5">
        <w:rPr>
          <w:color w:val="333333"/>
          <w:sz w:val="30"/>
          <w:szCs w:val="30"/>
        </w:rPr>
        <w:t>                </w:t>
      </w:r>
      <w:r w:rsidRPr="00857FE5">
        <w:rPr>
          <w:rFonts w:ascii="Bookman Old Style" w:hAnsi="Bookman Old Style"/>
          <w:color w:val="333333"/>
          <w:sz w:val="30"/>
          <w:szCs w:val="30"/>
        </w:rPr>
        <w:t>The quotient of 6 and 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19.</w:t>
      </w:r>
      <w:r w:rsidRPr="00857FE5">
        <w:rPr>
          <w:color w:val="333333"/>
          <w:sz w:val="30"/>
          <w:szCs w:val="30"/>
        </w:rPr>
        <w:t>                </w:t>
      </w:r>
      <w:r w:rsidRPr="00857FE5">
        <w:rPr>
          <w:rFonts w:ascii="Bookman Old Style" w:hAnsi="Bookman Old Style"/>
          <w:color w:val="333333"/>
          <w:sz w:val="30"/>
          <w:szCs w:val="30"/>
        </w:rPr>
        <w:t>The quotient of the sum and the product of two numbers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20.</w:t>
      </w:r>
      <w:r w:rsidRPr="00857FE5">
        <w:rPr>
          <w:color w:val="333333"/>
          <w:sz w:val="30"/>
          <w:szCs w:val="30"/>
        </w:rPr>
        <w:t>                </w:t>
      </w:r>
      <w:r w:rsidRPr="00857FE5">
        <w:rPr>
          <w:rFonts w:ascii="Bookman Old Style" w:hAnsi="Bookman Old Style"/>
          <w:color w:val="333333"/>
          <w:sz w:val="30"/>
          <w:szCs w:val="30"/>
        </w:rPr>
        <w:t>The product of two numbers increased by their quotient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21.</w:t>
      </w:r>
      <w:r w:rsidRPr="00857FE5">
        <w:rPr>
          <w:color w:val="333333"/>
          <w:sz w:val="30"/>
          <w:szCs w:val="30"/>
        </w:rPr>
        <w:t>                </w:t>
      </w:r>
      <w:r w:rsidRPr="00857FE5">
        <w:rPr>
          <w:rFonts w:ascii="Bookman Old Style" w:hAnsi="Bookman Old Style"/>
          <w:color w:val="333333"/>
          <w:sz w:val="30"/>
          <w:szCs w:val="30"/>
        </w:rPr>
        <w:t>The product of two numbers increased by the quotient of two and 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22.</w:t>
      </w:r>
      <w:r w:rsidRPr="00857FE5">
        <w:rPr>
          <w:color w:val="333333"/>
          <w:sz w:val="30"/>
          <w:szCs w:val="30"/>
        </w:rPr>
        <w:t>                </w:t>
      </w:r>
      <w:r w:rsidRPr="00857FE5">
        <w:rPr>
          <w:rFonts w:ascii="Bookman Old Style" w:hAnsi="Bookman Old Style"/>
          <w:color w:val="333333"/>
          <w:sz w:val="30"/>
          <w:szCs w:val="30"/>
        </w:rPr>
        <w:t>The quotient of two numbers diminished by four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23.</w:t>
      </w:r>
      <w:r w:rsidRPr="00857FE5">
        <w:rPr>
          <w:color w:val="333333"/>
          <w:sz w:val="30"/>
          <w:szCs w:val="30"/>
        </w:rPr>
        <w:t>                </w:t>
      </w:r>
      <w:r w:rsidRPr="00857FE5">
        <w:rPr>
          <w:rFonts w:ascii="Bookman Old Style" w:hAnsi="Bookman Old Style"/>
          <w:color w:val="333333"/>
          <w:sz w:val="30"/>
          <w:szCs w:val="30"/>
        </w:rPr>
        <w:t>The product of the sum and the product of two numbers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24.</w:t>
      </w:r>
      <w:r w:rsidRPr="00857FE5">
        <w:rPr>
          <w:color w:val="333333"/>
          <w:sz w:val="30"/>
          <w:szCs w:val="30"/>
        </w:rPr>
        <w:t>                </w:t>
      </w:r>
      <w:r w:rsidRPr="00857FE5">
        <w:rPr>
          <w:rFonts w:ascii="Bookman Old Style" w:hAnsi="Bookman Old Style"/>
          <w:color w:val="333333"/>
          <w:sz w:val="30"/>
          <w:szCs w:val="30"/>
        </w:rPr>
        <w:t>The product of 24 and z increased by 42</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25.</w:t>
      </w:r>
      <w:r w:rsidRPr="00857FE5">
        <w:rPr>
          <w:color w:val="333333"/>
          <w:sz w:val="30"/>
          <w:szCs w:val="30"/>
        </w:rPr>
        <w:t>                </w:t>
      </w:r>
      <w:r w:rsidRPr="00857FE5">
        <w:rPr>
          <w:rFonts w:ascii="Bookman Old Style" w:hAnsi="Bookman Old Style"/>
          <w:color w:val="333333"/>
          <w:sz w:val="30"/>
          <w:szCs w:val="30"/>
        </w:rPr>
        <w:t>The quotient of 16 and y added to z</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26.</w:t>
      </w:r>
      <w:r w:rsidRPr="00857FE5">
        <w:rPr>
          <w:color w:val="333333"/>
          <w:sz w:val="30"/>
          <w:szCs w:val="30"/>
        </w:rPr>
        <w:t>                </w:t>
      </w:r>
      <w:r w:rsidRPr="00857FE5">
        <w:rPr>
          <w:rFonts w:ascii="Bookman Old Style" w:hAnsi="Bookman Old Style"/>
          <w:color w:val="333333"/>
          <w:sz w:val="30"/>
          <w:szCs w:val="30"/>
        </w:rPr>
        <w:t>Two-thirds of a number decreased by forty two</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27.</w:t>
      </w:r>
      <w:r w:rsidRPr="00857FE5">
        <w:rPr>
          <w:color w:val="333333"/>
          <w:sz w:val="30"/>
          <w:szCs w:val="30"/>
        </w:rPr>
        <w:t>                </w:t>
      </w:r>
      <w:r w:rsidRPr="00857FE5">
        <w:rPr>
          <w:rFonts w:ascii="Bookman Old Style" w:hAnsi="Bookman Old Style"/>
          <w:color w:val="333333"/>
          <w:sz w:val="30"/>
          <w:szCs w:val="30"/>
        </w:rPr>
        <w:t>The product of the sum and the difference of two numbers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28.</w:t>
      </w:r>
      <w:r w:rsidRPr="00857FE5">
        <w:rPr>
          <w:color w:val="333333"/>
          <w:sz w:val="30"/>
          <w:szCs w:val="30"/>
        </w:rPr>
        <w:t>                </w:t>
      </w:r>
      <w:r w:rsidRPr="00857FE5">
        <w:rPr>
          <w:rFonts w:ascii="Bookman Old Style" w:hAnsi="Bookman Old Style"/>
          <w:color w:val="333333"/>
          <w:sz w:val="30"/>
          <w:szCs w:val="30"/>
        </w:rPr>
        <w:t>The product of two more than a number and 4 less than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29.</w:t>
      </w:r>
      <w:r w:rsidRPr="00857FE5">
        <w:rPr>
          <w:color w:val="333333"/>
          <w:sz w:val="30"/>
          <w:szCs w:val="30"/>
        </w:rPr>
        <w:t>                </w:t>
      </w:r>
      <w:r w:rsidRPr="00857FE5">
        <w:rPr>
          <w:rFonts w:ascii="Bookman Old Style" w:hAnsi="Bookman Old Style"/>
          <w:color w:val="333333"/>
          <w:sz w:val="30"/>
          <w:szCs w:val="30"/>
        </w:rPr>
        <w:t>7 times the sum of z and 5</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30.</w:t>
      </w:r>
      <w:r w:rsidRPr="00857FE5">
        <w:rPr>
          <w:color w:val="333333"/>
          <w:sz w:val="30"/>
          <w:szCs w:val="30"/>
        </w:rPr>
        <w:t>                </w:t>
      </w:r>
      <w:r w:rsidRPr="00857FE5">
        <w:rPr>
          <w:rFonts w:ascii="Bookman Old Style" w:hAnsi="Bookman Old Style"/>
          <w:color w:val="333333"/>
          <w:sz w:val="30"/>
          <w:szCs w:val="30"/>
        </w:rPr>
        <w:t>R divided by two</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31.</w:t>
      </w:r>
      <w:r w:rsidRPr="00857FE5">
        <w:rPr>
          <w:color w:val="333333"/>
          <w:sz w:val="30"/>
          <w:szCs w:val="30"/>
        </w:rPr>
        <w:t>                </w:t>
      </w:r>
      <w:r w:rsidRPr="00857FE5">
        <w:rPr>
          <w:rFonts w:ascii="Bookman Old Style" w:hAnsi="Bookman Old Style"/>
          <w:color w:val="333333"/>
          <w:sz w:val="30"/>
          <w:szCs w:val="30"/>
        </w:rPr>
        <w:t>The quotient of the difference of x and y and z</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32.</w:t>
      </w:r>
      <w:r w:rsidRPr="00857FE5">
        <w:rPr>
          <w:color w:val="333333"/>
          <w:sz w:val="30"/>
          <w:szCs w:val="30"/>
        </w:rPr>
        <w:t>                </w:t>
      </w:r>
      <w:r w:rsidRPr="00857FE5">
        <w:rPr>
          <w:rFonts w:ascii="Bookman Old Style" w:hAnsi="Bookman Old Style"/>
          <w:color w:val="333333"/>
          <w:sz w:val="30"/>
          <w:szCs w:val="30"/>
        </w:rPr>
        <w:t>The product of the sum of two numbers and 5</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lastRenderedPageBreak/>
        <w:t>33.</w:t>
      </w:r>
      <w:r w:rsidRPr="00857FE5">
        <w:rPr>
          <w:color w:val="333333"/>
          <w:sz w:val="30"/>
          <w:szCs w:val="30"/>
        </w:rPr>
        <w:t>                </w:t>
      </w:r>
      <w:r w:rsidRPr="00857FE5">
        <w:rPr>
          <w:rFonts w:ascii="Bookman Old Style" w:hAnsi="Bookman Old Style"/>
          <w:color w:val="333333"/>
          <w:sz w:val="30"/>
          <w:szCs w:val="30"/>
        </w:rPr>
        <w:t>The sum of x and two multiplied by the sum of y and 34</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34.</w:t>
      </w:r>
      <w:r w:rsidRPr="00857FE5">
        <w:rPr>
          <w:color w:val="333333"/>
          <w:sz w:val="30"/>
          <w:szCs w:val="30"/>
        </w:rPr>
        <w:t>                </w:t>
      </w:r>
      <w:r w:rsidRPr="00857FE5">
        <w:rPr>
          <w:rFonts w:ascii="Bookman Old Style" w:hAnsi="Bookman Old Style"/>
          <w:color w:val="333333"/>
          <w:sz w:val="30"/>
          <w:szCs w:val="30"/>
        </w:rPr>
        <w:t>20 more than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35.</w:t>
      </w:r>
      <w:r w:rsidRPr="00857FE5">
        <w:rPr>
          <w:color w:val="333333"/>
          <w:sz w:val="30"/>
          <w:szCs w:val="30"/>
        </w:rPr>
        <w:t>                </w:t>
      </w:r>
      <w:r w:rsidRPr="00857FE5">
        <w:rPr>
          <w:rFonts w:ascii="Bookman Old Style" w:hAnsi="Bookman Old Style"/>
          <w:color w:val="333333"/>
          <w:sz w:val="30"/>
          <w:szCs w:val="30"/>
        </w:rPr>
        <w:t>Three less than two-thirds of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36.</w:t>
      </w:r>
      <w:r w:rsidRPr="00857FE5">
        <w:rPr>
          <w:color w:val="333333"/>
          <w:sz w:val="30"/>
          <w:szCs w:val="30"/>
        </w:rPr>
        <w:t>                </w:t>
      </w:r>
      <w:r w:rsidRPr="00857FE5">
        <w:rPr>
          <w:rFonts w:ascii="Bookman Old Style" w:hAnsi="Bookman Old Style"/>
          <w:color w:val="333333"/>
          <w:sz w:val="30"/>
          <w:szCs w:val="30"/>
        </w:rPr>
        <w:t>Half the difference of 7 and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37.</w:t>
      </w:r>
      <w:r w:rsidRPr="00857FE5">
        <w:rPr>
          <w:color w:val="333333"/>
          <w:sz w:val="30"/>
          <w:szCs w:val="30"/>
        </w:rPr>
        <w:t>                </w:t>
      </w:r>
      <w:r w:rsidRPr="00857FE5">
        <w:rPr>
          <w:rFonts w:ascii="Bookman Old Style" w:hAnsi="Bookman Old Style"/>
          <w:color w:val="333333"/>
          <w:sz w:val="30"/>
          <w:szCs w:val="30"/>
        </w:rPr>
        <w:t>Half a number decreased by another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38.</w:t>
      </w:r>
      <w:r w:rsidRPr="00857FE5">
        <w:rPr>
          <w:color w:val="333333"/>
          <w:sz w:val="30"/>
          <w:szCs w:val="30"/>
        </w:rPr>
        <w:t>       </w:t>
      </w:r>
      <w:r w:rsidRPr="00857FE5">
        <w:rPr>
          <w:rFonts w:ascii="Bookman Old Style" w:hAnsi="Bookman Old Style"/>
          <w:color w:val="333333"/>
          <w:sz w:val="30"/>
          <w:szCs w:val="30"/>
        </w:rPr>
        <w:t>The product of a number and the difference of two different numbers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39.</w:t>
      </w:r>
      <w:r w:rsidRPr="00857FE5">
        <w:rPr>
          <w:color w:val="333333"/>
          <w:sz w:val="30"/>
          <w:szCs w:val="30"/>
        </w:rPr>
        <w:t>                </w:t>
      </w:r>
      <w:r w:rsidRPr="00857FE5">
        <w:rPr>
          <w:rFonts w:ascii="Bookman Old Style" w:hAnsi="Bookman Old Style"/>
          <w:color w:val="333333"/>
          <w:sz w:val="30"/>
          <w:szCs w:val="30"/>
        </w:rPr>
        <w:t>The product of two numbers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40.</w:t>
      </w:r>
      <w:r w:rsidRPr="00857FE5">
        <w:rPr>
          <w:color w:val="333333"/>
          <w:sz w:val="30"/>
          <w:szCs w:val="30"/>
        </w:rPr>
        <w:t>                </w:t>
      </w:r>
      <w:r w:rsidRPr="00857FE5">
        <w:rPr>
          <w:rFonts w:ascii="Bookman Old Style" w:hAnsi="Bookman Old Style"/>
          <w:color w:val="333333"/>
          <w:sz w:val="30"/>
          <w:szCs w:val="30"/>
        </w:rPr>
        <w:t>A number less than two-fifths 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41.</w:t>
      </w:r>
      <w:r w:rsidRPr="00857FE5">
        <w:rPr>
          <w:color w:val="333333"/>
          <w:sz w:val="30"/>
          <w:szCs w:val="30"/>
        </w:rPr>
        <w:t>                </w:t>
      </w:r>
      <w:r w:rsidRPr="00857FE5">
        <w:rPr>
          <w:rFonts w:ascii="Bookman Old Style" w:hAnsi="Bookman Old Style"/>
          <w:color w:val="333333"/>
          <w:sz w:val="30"/>
          <w:szCs w:val="30"/>
        </w:rPr>
        <w:t>One-fourths of the product of a number and seven minus 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42.</w:t>
      </w:r>
      <w:r w:rsidRPr="00857FE5">
        <w:rPr>
          <w:color w:val="333333"/>
          <w:sz w:val="30"/>
          <w:szCs w:val="30"/>
        </w:rPr>
        <w:t>                </w:t>
      </w:r>
      <w:r w:rsidRPr="00857FE5">
        <w:rPr>
          <w:rFonts w:ascii="Bookman Old Style" w:hAnsi="Bookman Old Style"/>
          <w:color w:val="333333"/>
          <w:sz w:val="30"/>
          <w:szCs w:val="30"/>
        </w:rPr>
        <w:t>Seven less than twice a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43.</w:t>
      </w:r>
      <w:r w:rsidRPr="00857FE5">
        <w:rPr>
          <w:color w:val="333333"/>
          <w:sz w:val="30"/>
          <w:szCs w:val="30"/>
        </w:rPr>
        <w:t>                </w:t>
      </w:r>
      <w:r w:rsidRPr="00857FE5">
        <w:rPr>
          <w:rFonts w:ascii="Bookman Old Style" w:hAnsi="Bookman Old Style"/>
          <w:color w:val="333333"/>
          <w:sz w:val="30"/>
          <w:szCs w:val="30"/>
        </w:rPr>
        <w:t>The quotient of two squares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44.</w:t>
      </w:r>
      <w:r w:rsidRPr="00857FE5">
        <w:rPr>
          <w:color w:val="333333"/>
          <w:sz w:val="30"/>
          <w:szCs w:val="30"/>
        </w:rPr>
        <w:t>                </w:t>
      </w:r>
      <w:r w:rsidRPr="00857FE5">
        <w:rPr>
          <w:rFonts w:ascii="Bookman Old Style" w:hAnsi="Bookman Old Style"/>
          <w:color w:val="333333"/>
          <w:sz w:val="30"/>
          <w:szCs w:val="30"/>
        </w:rPr>
        <w:t>Two-thirds of the quotient of two numbers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45.</w:t>
      </w:r>
      <w:r w:rsidRPr="00857FE5">
        <w:rPr>
          <w:color w:val="333333"/>
          <w:sz w:val="30"/>
          <w:szCs w:val="30"/>
        </w:rPr>
        <w:t>                </w:t>
      </w:r>
      <w:r w:rsidRPr="00857FE5">
        <w:rPr>
          <w:rFonts w:ascii="Bookman Old Style" w:hAnsi="Bookman Old Style"/>
          <w:color w:val="333333"/>
          <w:sz w:val="30"/>
          <w:szCs w:val="30"/>
        </w:rPr>
        <w:t>A number divided by another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46.</w:t>
      </w:r>
      <w:r w:rsidRPr="00857FE5">
        <w:rPr>
          <w:color w:val="333333"/>
          <w:sz w:val="30"/>
          <w:szCs w:val="30"/>
        </w:rPr>
        <w:t>       </w:t>
      </w:r>
      <w:r w:rsidRPr="00857FE5">
        <w:rPr>
          <w:rFonts w:ascii="Bookman Old Style" w:hAnsi="Bookman Old Style"/>
          <w:color w:val="333333"/>
          <w:sz w:val="30"/>
          <w:szCs w:val="30"/>
        </w:rPr>
        <w:t>7 times a number divided by the product of two numbers diminished by z</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47.</w:t>
      </w:r>
      <w:r w:rsidRPr="00857FE5">
        <w:rPr>
          <w:color w:val="333333"/>
          <w:sz w:val="30"/>
          <w:szCs w:val="30"/>
        </w:rPr>
        <w:t>                </w:t>
      </w:r>
      <w:r w:rsidRPr="00857FE5">
        <w:rPr>
          <w:rFonts w:ascii="Bookman Old Style" w:hAnsi="Bookman Old Style"/>
          <w:color w:val="333333"/>
          <w:sz w:val="30"/>
          <w:szCs w:val="30"/>
        </w:rPr>
        <w:t>Three-fourths of the product of three numbers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48.</w:t>
      </w:r>
      <w:r w:rsidRPr="00857FE5">
        <w:rPr>
          <w:color w:val="333333"/>
          <w:sz w:val="30"/>
          <w:szCs w:val="30"/>
        </w:rPr>
        <w:t>                </w:t>
      </w:r>
      <w:r w:rsidRPr="00857FE5">
        <w:rPr>
          <w:rFonts w:ascii="Bookman Old Style" w:hAnsi="Bookman Old Style"/>
          <w:color w:val="333333"/>
          <w:sz w:val="30"/>
          <w:szCs w:val="30"/>
        </w:rPr>
        <w:t>The sum of three consecutive integers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49.</w:t>
      </w:r>
      <w:r w:rsidRPr="00857FE5">
        <w:rPr>
          <w:color w:val="333333"/>
          <w:sz w:val="30"/>
          <w:szCs w:val="30"/>
        </w:rPr>
        <w:t>                </w:t>
      </w:r>
      <w:r w:rsidRPr="00857FE5">
        <w:rPr>
          <w:rFonts w:ascii="Bookman Old Style" w:hAnsi="Bookman Old Style"/>
          <w:color w:val="333333"/>
          <w:sz w:val="30"/>
          <w:szCs w:val="30"/>
        </w:rPr>
        <w:t>The sum of three consecutive even integers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50.</w:t>
      </w:r>
      <w:r w:rsidRPr="00857FE5">
        <w:rPr>
          <w:color w:val="333333"/>
          <w:sz w:val="30"/>
          <w:szCs w:val="30"/>
        </w:rPr>
        <w:t>                </w:t>
      </w:r>
      <w:r w:rsidRPr="00857FE5">
        <w:rPr>
          <w:rFonts w:ascii="Bookman Old Style" w:hAnsi="Bookman Old Style"/>
          <w:color w:val="333333"/>
          <w:sz w:val="30"/>
          <w:szCs w:val="30"/>
        </w:rPr>
        <w:t>The product of two consecutive odd integers divided by the sum of a number and two.</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TRANSLATING ENGLISH SENTENCES INTO MATHEMATICAL SENTENCES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w:t>
      </w:r>
      <w:r w:rsidRPr="00857FE5">
        <w:rPr>
          <w:color w:val="333333"/>
          <w:sz w:val="30"/>
          <w:szCs w:val="30"/>
        </w:rPr>
        <w:t>   </w:t>
      </w:r>
      <w:r w:rsidRPr="00857FE5">
        <w:rPr>
          <w:rFonts w:ascii="Bookman Old Style" w:hAnsi="Bookman Old Style"/>
          <w:color w:val="333333"/>
          <w:sz w:val="30"/>
          <w:szCs w:val="30"/>
        </w:rPr>
        <w:t>The sum of two numbers is 20. If one of them is x, what is the other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w:t>
      </w:r>
      <w:r w:rsidRPr="00857FE5">
        <w:rPr>
          <w:color w:val="333333"/>
          <w:sz w:val="30"/>
          <w:szCs w:val="30"/>
        </w:rPr>
        <w:t>   </w:t>
      </w:r>
      <w:r w:rsidRPr="00857FE5">
        <w:rPr>
          <w:rFonts w:ascii="Bookman Old Style" w:hAnsi="Bookman Old Style"/>
          <w:color w:val="333333"/>
          <w:sz w:val="30"/>
          <w:szCs w:val="30"/>
        </w:rPr>
        <w:t>The difference of two numbers is 10. If the smaller of the two is z, what is the other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3.</w:t>
      </w:r>
      <w:r w:rsidRPr="00857FE5">
        <w:rPr>
          <w:color w:val="333333"/>
          <w:sz w:val="30"/>
          <w:szCs w:val="30"/>
        </w:rPr>
        <w:t>   </w:t>
      </w:r>
      <w:r w:rsidRPr="00857FE5">
        <w:rPr>
          <w:rFonts w:ascii="Bookman Old Style" w:hAnsi="Bookman Old Style"/>
          <w:color w:val="333333"/>
          <w:sz w:val="30"/>
          <w:szCs w:val="30"/>
        </w:rPr>
        <w:t>The product of two numbers is 40. If one of them is y, what is the other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w:t>
      </w:r>
      <w:r w:rsidRPr="00857FE5">
        <w:rPr>
          <w:color w:val="333333"/>
          <w:sz w:val="30"/>
          <w:szCs w:val="30"/>
        </w:rPr>
        <w:t>   </w:t>
      </w:r>
      <w:r w:rsidRPr="00857FE5">
        <w:rPr>
          <w:rFonts w:ascii="Bookman Old Style" w:hAnsi="Bookman Old Style"/>
          <w:color w:val="333333"/>
          <w:sz w:val="30"/>
          <w:szCs w:val="30"/>
        </w:rPr>
        <w:t>The rectangle is x meters long and y meters wide. Write the expression for its:</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lastRenderedPageBreak/>
        <w:t></w:t>
      </w:r>
      <w:r w:rsidRPr="00857FE5">
        <w:rPr>
          <w:color w:val="333333"/>
          <w:sz w:val="30"/>
          <w:szCs w:val="30"/>
        </w:rPr>
        <w:t>  </w:t>
      </w:r>
      <w:r w:rsidRPr="00857FE5">
        <w:rPr>
          <w:rFonts w:ascii="Bookman Old Style" w:hAnsi="Bookman Old Style"/>
          <w:color w:val="333333"/>
          <w:sz w:val="30"/>
          <w:szCs w:val="30"/>
        </w:rPr>
        <w:t>area</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perimeter</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the length is decreased by 4m</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the width is increased by 2m</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area and perimeter after doing the last two above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5.</w:t>
      </w:r>
      <w:r w:rsidRPr="00857FE5">
        <w:rPr>
          <w:color w:val="333333"/>
          <w:sz w:val="30"/>
          <w:szCs w:val="30"/>
        </w:rPr>
        <w:t>   </w:t>
      </w:r>
      <w:r w:rsidRPr="00857FE5">
        <w:rPr>
          <w:rFonts w:ascii="Bookman Old Style" w:hAnsi="Bookman Old Style"/>
          <w:color w:val="333333"/>
          <w:sz w:val="30"/>
          <w:szCs w:val="30"/>
        </w:rPr>
        <w:t>Write the expression of the three consecutive integers if the smallest is x?</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6.</w:t>
      </w:r>
      <w:r w:rsidRPr="00857FE5">
        <w:rPr>
          <w:color w:val="333333"/>
          <w:sz w:val="30"/>
          <w:szCs w:val="30"/>
        </w:rPr>
        <w:t>   </w:t>
      </w:r>
      <w:r w:rsidRPr="00857FE5">
        <w:rPr>
          <w:rFonts w:ascii="Bookman Old Style" w:hAnsi="Bookman Old Style"/>
          <w:color w:val="333333"/>
          <w:sz w:val="30"/>
          <w:szCs w:val="30"/>
        </w:rPr>
        <w:t>Write the expression of the three consecutive odd integers if the smallest among the three is w?</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7.</w:t>
      </w:r>
      <w:r w:rsidRPr="00857FE5">
        <w:rPr>
          <w:color w:val="333333"/>
          <w:sz w:val="30"/>
          <w:szCs w:val="30"/>
        </w:rPr>
        <w:t>   </w:t>
      </w:r>
      <w:r w:rsidRPr="00857FE5">
        <w:rPr>
          <w:rFonts w:ascii="Bookman Old Style" w:hAnsi="Bookman Old Style"/>
          <w:color w:val="333333"/>
          <w:sz w:val="30"/>
          <w:szCs w:val="30"/>
        </w:rPr>
        <w:t>Write the expression of the four consecutive even integers if the smallest is 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8.</w:t>
      </w:r>
      <w:r w:rsidRPr="00857FE5">
        <w:rPr>
          <w:color w:val="333333"/>
          <w:sz w:val="30"/>
          <w:szCs w:val="30"/>
        </w:rPr>
        <w:t>   </w:t>
      </w:r>
      <w:r w:rsidRPr="00857FE5">
        <w:rPr>
          <w:rFonts w:ascii="Bookman Old Style" w:hAnsi="Bookman Old Style"/>
          <w:color w:val="333333"/>
          <w:sz w:val="30"/>
          <w:szCs w:val="30"/>
        </w:rPr>
        <w:t>If Ana can finish the job in 6 days, what part of the job she can do in a day?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9.</w:t>
      </w:r>
      <w:r w:rsidRPr="00857FE5">
        <w:rPr>
          <w:color w:val="333333"/>
          <w:sz w:val="30"/>
          <w:szCs w:val="30"/>
        </w:rPr>
        <w:t>   </w:t>
      </w:r>
      <w:r w:rsidRPr="00857FE5">
        <w:rPr>
          <w:rFonts w:ascii="Bookman Old Style" w:hAnsi="Bookman Old Style"/>
          <w:color w:val="333333"/>
          <w:sz w:val="30"/>
          <w:szCs w:val="30"/>
        </w:rPr>
        <w:t>If x is an unknown number, what is the number 6 less than it?</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10.</w:t>
      </w:r>
      <w:r w:rsidRPr="00857FE5">
        <w:rPr>
          <w:color w:val="333333"/>
          <w:sz w:val="30"/>
          <w:szCs w:val="30"/>
        </w:rPr>
        <w:t>                </w:t>
      </w:r>
      <w:r w:rsidRPr="00857FE5">
        <w:rPr>
          <w:rFonts w:ascii="Bookman Old Style" w:hAnsi="Bookman Old Style"/>
          <w:color w:val="333333"/>
          <w:sz w:val="30"/>
          <w:szCs w:val="30"/>
        </w:rPr>
        <w:t>If Jandy invested 45,000 pesos in x% simple annual interest, how much will he earn in a year?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11.</w:t>
      </w:r>
      <w:r w:rsidRPr="00857FE5">
        <w:rPr>
          <w:color w:val="333333"/>
          <w:sz w:val="30"/>
          <w:szCs w:val="30"/>
        </w:rPr>
        <w:t>                </w:t>
      </w:r>
      <w:r w:rsidRPr="00857FE5">
        <w:rPr>
          <w:rFonts w:ascii="Bookman Old Style" w:hAnsi="Bookman Old Style"/>
          <w:color w:val="333333"/>
          <w:sz w:val="30"/>
          <w:szCs w:val="30"/>
        </w:rPr>
        <w:t>A car runs y mph at a distance of x miles, how long would it take to cover the total distance?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12.</w:t>
      </w:r>
      <w:r w:rsidRPr="00857FE5">
        <w:rPr>
          <w:color w:val="333333"/>
          <w:sz w:val="30"/>
          <w:szCs w:val="30"/>
        </w:rPr>
        <w:t>                </w:t>
      </w:r>
      <w:r w:rsidRPr="00857FE5">
        <w:rPr>
          <w:rFonts w:ascii="Bookman Old Style" w:hAnsi="Bookman Old Style"/>
          <w:color w:val="333333"/>
          <w:sz w:val="30"/>
          <w:szCs w:val="30"/>
        </w:rPr>
        <w:t>If a two-digit number has x in its tens digit and y for the units digit, what is the number?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13.</w:t>
      </w:r>
      <w:r w:rsidRPr="00857FE5">
        <w:rPr>
          <w:color w:val="333333"/>
          <w:sz w:val="30"/>
          <w:szCs w:val="30"/>
        </w:rPr>
        <w:t>                </w:t>
      </w:r>
      <w:r w:rsidRPr="00857FE5">
        <w:rPr>
          <w:rFonts w:ascii="Bookman Old Style" w:hAnsi="Bookman Old Style"/>
          <w:color w:val="333333"/>
          <w:sz w:val="30"/>
          <w:szCs w:val="30"/>
        </w:rPr>
        <w:t>If y is the rate of swimming in still water, and the rate of the current is 4 m/s, what is the rate in swimming</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Upstream?</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Downstream?</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14.</w:t>
      </w:r>
      <w:r w:rsidRPr="00857FE5">
        <w:rPr>
          <w:color w:val="333333"/>
          <w:sz w:val="30"/>
          <w:szCs w:val="30"/>
        </w:rPr>
        <w:t>                </w:t>
      </w:r>
      <w:r w:rsidRPr="00857FE5">
        <w:rPr>
          <w:rFonts w:ascii="Bookman Old Style" w:hAnsi="Bookman Old Style"/>
          <w:color w:val="333333"/>
          <w:sz w:val="30"/>
          <w:szCs w:val="30"/>
        </w:rPr>
        <w:t>If the rate of the current in number 13 is changed from 4 m/s to </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            x m/s what is the rate of swimming</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Upstream?</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Downstream?</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15.</w:t>
      </w:r>
      <w:r w:rsidRPr="00857FE5">
        <w:rPr>
          <w:color w:val="333333"/>
          <w:sz w:val="30"/>
          <w:szCs w:val="30"/>
        </w:rPr>
        <w:t>                </w:t>
      </w:r>
      <w:r w:rsidRPr="00857FE5">
        <w:rPr>
          <w:rFonts w:ascii="Bookman Old Style" w:hAnsi="Bookman Old Style"/>
          <w:color w:val="333333"/>
          <w:sz w:val="30"/>
          <w:szCs w:val="30"/>
        </w:rPr>
        <w:t>If Ahra is x years old now, how old was she</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2 years ago?</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Y years ago?</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2 years hence?</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Z years hence?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lastRenderedPageBreak/>
        <w:t>16.</w:t>
      </w:r>
      <w:r w:rsidRPr="00857FE5">
        <w:rPr>
          <w:color w:val="333333"/>
          <w:sz w:val="30"/>
          <w:szCs w:val="30"/>
        </w:rPr>
        <w:t>                </w:t>
      </w:r>
      <w:r w:rsidRPr="00857FE5">
        <w:rPr>
          <w:rFonts w:ascii="Bookman Old Style" w:hAnsi="Bookman Old Style"/>
          <w:color w:val="333333"/>
          <w:sz w:val="30"/>
          <w:szCs w:val="30"/>
        </w:rPr>
        <w:t>Considering the rate of the current is x m/s and what is the rate in</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Going upstream?</w:t>
      </w:r>
    </w:p>
    <w:p w:rsidR="00857FE5" w:rsidRPr="00857FE5" w:rsidRDefault="00857FE5" w:rsidP="00857FE5">
      <w:pPr>
        <w:pStyle w:val="NoSpacing"/>
        <w:rPr>
          <w:rFonts w:ascii="Georgia" w:hAnsi="Georgia"/>
          <w:color w:val="333333"/>
          <w:sz w:val="30"/>
          <w:szCs w:val="30"/>
        </w:rPr>
      </w:pPr>
      <w:r w:rsidRPr="00857FE5">
        <w:rPr>
          <w:rFonts w:ascii="Wingdings" w:hAnsi="Wingdings"/>
          <w:color w:val="333333"/>
          <w:sz w:val="30"/>
          <w:szCs w:val="30"/>
        </w:rPr>
        <w:t></w:t>
      </w:r>
      <w:r w:rsidRPr="00857FE5">
        <w:rPr>
          <w:color w:val="333333"/>
          <w:sz w:val="30"/>
          <w:szCs w:val="30"/>
        </w:rPr>
        <w:t>  </w:t>
      </w:r>
      <w:r w:rsidRPr="00857FE5">
        <w:rPr>
          <w:rFonts w:ascii="Bookman Old Style" w:hAnsi="Bookman Old Style"/>
          <w:color w:val="333333"/>
          <w:sz w:val="30"/>
          <w:szCs w:val="30"/>
        </w:rPr>
        <w:t>Going downstream?</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17.</w:t>
      </w:r>
      <w:r w:rsidRPr="00857FE5">
        <w:rPr>
          <w:color w:val="333333"/>
          <w:sz w:val="30"/>
          <w:szCs w:val="30"/>
        </w:rPr>
        <w:t>                </w:t>
      </w:r>
      <w:r w:rsidRPr="00857FE5">
        <w:rPr>
          <w:rFonts w:ascii="Bookman Old Style" w:hAnsi="Bookman Old Style"/>
          <w:color w:val="333333"/>
          <w:sz w:val="30"/>
          <w:szCs w:val="30"/>
        </w:rPr>
        <w:t> If Linda has 33 coins all in all in her pocket and has X dimes, Y nickels, and Z quarters, then how much money does she have?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18.</w:t>
      </w:r>
      <w:r w:rsidRPr="00857FE5">
        <w:rPr>
          <w:color w:val="333333"/>
          <w:sz w:val="30"/>
          <w:szCs w:val="30"/>
        </w:rPr>
        <w:t>                </w:t>
      </w:r>
      <w:r w:rsidRPr="00857FE5">
        <w:rPr>
          <w:rFonts w:ascii="Bookman Old Style" w:hAnsi="Bookman Old Style"/>
          <w:color w:val="333333"/>
          <w:sz w:val="30"/>
          <w:szCs w:val="30"/>
        </w:rPr>
        <w:t>If Randy can finish the Job in x hours, then how long can Jandy do the job if he can finish the job half of Randy's?</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19.</w:t>
      </w:r>
      <w:r w:rsidRPr="00857FE5">
        <w:rPr>
          <w:color w:val="333333"/>
          <w:sz w:val="30"/>
          <w:szCs w:val="30"/>
        </w:rPr>
        <w:t>                </w:t>
      </w:r>
      <w:r w:rsidRPr="00857FE5">
        <w:rPr>
          <w:rFonts w:ascii="Bookman Old Style" w:hAnsi="Bookman Old Style"/>
          <w:color w:val="333333"/>
          <w:sz w:val="30"/>
          <w:szCs w:val="30"/>
        </w:rPr>
        <w:t>If Ceppee invested  X pesos at 6% and Y pesos at 4% simple annual interest, then how much is the total investment does he have after a year?</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20.</w:t>
      </w:r>
      <w:r w:rsidRPr="00857FE5">
        <w:rPr>
          <w:color w:val="333333"/>
          <w:sz w:val="30"/>
          <w:szCs w:val="30"/>
        </w:rPr>
        <w:t>                </w:t>
      </w:r>
      <w:r w:rsidRPr="00857FE5">
        <w:rPr>
          <w:rFonts w:ascii="Bookman Old Style" w:hAnsi="Bookman Old Style"/>
          <w:color w:val="333333"/>
          <w:sz w:val="30"/>
          <w:szCs w:val="30"/>
        </w:rPr>
        <w:t>If Ceppee invested 60,000 pesos at X% and 35,000 pesos at Y% simple annual interest, then how much is the total interest will he earn after a year?</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b/>
          <w:bCs/>
          <w:color w:val="333333"/>
          <w:sz w:val="30"/>
          <w:szCs w:val="30"/>
        </w:rPr>
        <w:t>TRANSLATING ENGLISH SENTENCES INTO MATHEMATICAL EQUATIONS</w:t>
      </w:r>
    </w:p>
    <w:p w:rsidR="00857FE5" w:rsidRPr="00857FE5" w:rsidRDefault="00857FE5" w:rsidP="00857FE5">
      <w:pPr>
        <w:pStyle w:val="NoSpacing"/>
        <w:rPr>
          <w:rFonts w:ascii="Georgia" w:hAnsi="Georgia"/>
          <w:color w:val="333333"/>
          <w:sz w:val="30"/>
          <w:szCs w:val="30"/>
        </w:rPr>
      </w:pP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The sum of two numbers is nine.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The product of a number and 5 is thirty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2/3 a number diminished by four is 9.</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4 less than four times a number is ten.</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The sum of three consecutive odd integers is nine.</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Half the difference of a number and 14 is 18.</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A tenths       of the sum of a number and six is one-sixth of the sum of a number and twenty.</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Twice the sum of eighty and a number is 400.</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The sum of three consecutive integers 63.</w:t>
      </w:r>
    </w:p>
    <w:p w:rsidR="00857FE5" w:rsidRPr="00857FE5" w:rsidRDefault="00857FE5" w:rsidP="00857FE5">
      <w:pPr>
        <w:pStyle w:val="NoSpacing"/>
        <w:rPr>
          <w:rFonts w:ascii="Georgia" w:hAnsi="Georgia"/>
          <w:color w:val="333333"/>
          <w:sz w:val="30"/>
          <w:szCs w:val="30"/>
        </w:rPr>
      </w:pPr>
      <w:r w:rsidRPr="00857FE5">
        <w:rPr>
          <w:rFonts w:ascii="Bookman Old Style" w:hAnsi="Bookman Old Style"/>
          <w:color w:val="333333"/>
          <w:sz w:val="30"/>
          <w:szCs w:val="30"/>
        </w:rPr>
        <w:t>The sum of three consecutive even integers is 12.</w:t>
      </w:r>
    </w:p>
    <w:bookmarkEnd w:id="8"/>
    <w:p w:rsidR="00857FE5" w:rsidRPr="00091EAD" w:rsidRDefault="00857FE5" w:rsidP="00091EAD">
      <w:pPr>
        <w:pStyle w:val="NoSpacing"/>
        <w:rPr>
          <w:sz w:val="28"/>
          <w:szCs w:val="28"/>
        </w:rPr>
      </w:pPr>
    </w:p>
    <w:sectPr w:rsidR="00857FE5" w:rsidRPr="00091EA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Georgia">
    <w:panose1 w:val="02040502050405020303"/>
    <w:charset w:val="00"/>
    <w:family w:val="roman"/>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0025A6"/>
    <w:multiLevelType w:val="multilevel"/>
    <w:tmpl w:val="21E83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06785111"/>
    <w:multiLevelType w:val="multilevel"/>
    <w:tmpl w:val="81F2C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A94099F"/>
    <w:multiLevelType w:val="multilevel"/>
    <w:tmpl w:val="A8A2F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BA574D3"/>
    <w:multiLevelType w:val="multilevel"/>
    <w:tmpl w:val="0C3EF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nsid w:val="103735E4"/>
    <w:multiLevelType w:val="multilevel"/>
    <w:tmpl w:val="372CE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8CA3D88"/>
    <w:multiLevelType w:val="multilevel"/>
    <w:tmpl w:val="8D5C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2677566D"/>
    <w:multiLevelType w:val="multilevel"/>
    <w:tmpl w:val="C7B0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2AD73E21"/>
    <w:multiLevelType w:val="multilevel"/>
    <w:tmpl w:val="6B74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2FF62DE8"/>
    <w:multiLevelType w:val="multilevel"/>
    <w:tmpl w:val="BA40C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nsid w:val="33E76B56"/>
    <w:multiLevelType w:val="multilevel"/>
    <w:tmpl w:val="1278E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nsid w:val="3B031B92"/>
    <w:multiLevelType w:val="multilevel"/>
    <w:tmpl w:val="DA14C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441216D9"/>
    <w:multiLevelType w:val="multilevel"/>
    <w:tmpl w:val="85186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44D67629"/>
    <w:multiLevelType w:val="multilevel"/>
    <w:tmpl w:val="BDBEC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nsid w:val="45587A04"/>
    <w:multiLevelType w:val="multilevel"/>
    <w:tmpl w:val="57D2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61713A7"/>
    <w:multiLevelType w:val="multilevel"/>
    <w:tmpl w:val="50AE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84D55AE"/>
    <w:multiLevelType w:val="multilevel"/>
    <w:tmpl w:val="95B47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nsid w:val="67C6619B"/>
    <w:multiLevelType w:val="multilevel"/>
    <w:tmpl w:val="64D4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68344FD1"/>
    <w:multiLevelType w:val="multilevel"/>
    <w:tmpl w:val="9BF6B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nsid w:val="6B4B63C2"/>
    <w:multiLevelType w:val="multilevel"/>
    <w:tmpl w:val="C7384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nsid w:val="76C65B7C"/>
    <w:multiLevelType w:val="multilevel"/>
    <w:tmpl w:val="E77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nsid w:val="785C31B3"/>
    <w:multiLevelType w:val="multilevel"/>
    <w:tmpl w:val="95D21B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8"/>
  </w:num>
  <w:num w:numId="2">
    <w:abstractNumId w:val="2"/>
  </w:num>
  <w:num w:numId="3">
    <w:abstractNumId w:val="18"/>
  </w:num>
  <w:num w:numId="4">
    <w:abstractNumId w:val="4"/>
  </w:num>
  <w:num w:numId="5">
    <w:abstractNumId w:val="5"/>
  </w:num>
  <w:num w:numId="6">
    <w:abstractNumId w:val="12"/>
  </w:num>
  <w:num w:numId="7">
    <w:abstractNumId w:val="17"/>
  </w:num>
  <w:num w:numId="8">
    <w:abstractNumId w:val="13"/>
  </w:num>
  <w:num w:numId="9">
    <w:abstractNumId w:val="10"/>
  </w:num>
  <w:num w:numId="10">
    <w:abstractNumId w:val="9"/>
  </w:num>
  <w:num w:numId="11">
    <w:abstractNumId w:val="14"/>
  </w:num>
  <w:num w:numId="12">
    <w:abstractNumId w:val="15"/>
  </w:num>
  <w:num w:numId="13">
    <w:abstractNumId w:val="19"/>
  </w:num>
  <w:num w:numId="14">
    <w:abstractNumId w:val="6"/>
  </w:num>
  <w:num w:numId="15">
    <w:abstractNumId w:val="1"/>
  </w:num>
  <w:num w:numId="16">
    <w:abstractNumId w:val="0"/>
  </w:num>
  <w:num w:numId="17">
    <w:abstractNumId w:val="11"/>
  </w:num>
  <w:num w:numId="18">
    <w:abstractNumId w:val="7"/>
  </w:num>
  <w:num w:numId="19">
    <w:abstractNumId w:val="3"/>
  </w:num>
  <w:num w:numId="20">
    <w:abstractNumId w:val="16"/>
  </w:num>
  <w:num w:numId="2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504E"/>
    <w:rsid w:val="00091EAD"/>
    <w:rsid w:val="00857FE5"/>
    <w:rsid w:val="00873198"/>
    <w:rsid w:val="00EB50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B50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504E"/>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EB504E"/>
  </w:style>
  <w:style w:type="paragraph" w:styleId="NoSpacing">
    <w:name w:val="No Spacing"/>
    <w:uiPriority w:val="1"/>
    <w:qFormat/>
    <w:rsid w:val="00EB504E"/>
    <w:pPr>
      <w:spacing w:after="0" w:line="240" w:lineRule="auto"/>
    </w:pPr>
  </w:style>
  <w:style w:type="character" w:styleId="Hyperlink">
    <w:name w:val="Hyperlink"/>
    <w:basedOn w:val="DefaultParagraphFont"/>
    <w:uiPriority w:val="99"/>
    <w:semiHidden/>
    <w:unhideWhenUsed/>
    <w:rsid w:val="00091EAD"/>
    <w:rPr>
      <w:color w:val="0000FF"/>
      <w:u w:val="single"/>
    </w:rPr>
  </w:style>
  <w:style w:type="character" w:styleId="Emphasis">
    <w:name w:val="Emphasis"/>
    <w:basedOn w:val="DefaultParagraphFont"/>
    <w:uiPriority w:val="20"/>
    <w:qFormat/>
    <w:rsid w:val="00857FE5"/>
    <w:rPr>
      <w:i/>
      <w:iCs/>
    </w:rPr>
  </w:style>
  <w:style w:type="character" w:styleId="Strong">
    <w:name w:val="Strong"/>
    <w:basedOn w:val="DefaultParagraphFont"/>
    <w:uiPriority w:val="22"/>
    <w:qFormat/>
    <w:rsid w:val="00857FE5"/>
    <w:rPr>
      <w:b/>
      <w:bCs/>
    </w:rPr>
  </w:style>
  <w:style w:type="character" w:customStyle="1" w:styleId="hide">
    <w:name w:val="hide"/>
    <w:basedOn w:val="DefaultParagraphFont"/>
    <w:rsid w:val="00857FE5"/>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EB50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EB504E"/>
    <w:rPr>
      <w:rFonts w:ascii="Times New Roman" w:eastAsia="Times New Roman" w:hAnsi="Times New Roman" w:cs="Times New Roman"/>
      <w:b/>
      <w:bCs/>
      <w:sz w:val="27"/>
      <w:szCs w:val="27"/>
    </w:rPr>
  </w:style>
  <w:style w:type="character" w:customStyle="1" w:styleId="apple-converted-space">
    <w:name w:val="apple-converted-space"/>
    <w:basedOn w:val="DefaultParagraphFont"/>
    <w:rsid w:val="00EB504E"/>
  </w:style>
  <w:style w:type="paragraph" w:styleId="NoSpacing">
    <w:name w:val="No Spacing"/>
    <w:uiPriority w:val="1"/>
    <w:qFormat/>
    <w:rsid w:val="00EB504E"/>
    <w:pPr>
      <w:spacing w:after="0" w:line="240" w:lineRule="auto"/>
    </w:pPr>
  </w:style>
  <w:style w:type="character" w:styleId="Hyperlink">
    <w:name w:val="Hyperlink"/>
    <w:basedOn w:val="DefaultParagraphFont"/>
    <w:uiPriority w:val="99"/>
    <w:semiHidden/>
    <w:unhideWhenUsed/>
    <w:rsid w:val="00091EAD"/>
    <w:rPr>
      <w:color w:val="0000FF"/>
      <w:u w:val="single"/>
    </w:rPr>
  </w:style>
  <w:style w:type="character" w:styleId="Emphasis">
    <w:name w:val="Emphasis"/>
    <w:basedOn w:val="DefaultParagraphFont"/>
    <w:uiPriority w:val="20"/>
    <w:qFormat/>
    <w:rsid w:val="00857FE5"/>
    <w:rPr>
      <w:i/>
      <w:iCs/>
    </w:rPr>
  </w:style>
  <w:style w:type="character" w:styleId="Strong">
    <w:name w:val="Strong"/>
    <w:basedOn w:val="DefaultParagraphFont"/>
    <w:uiPriority w:val="22"/>
    <w:qFormat/>
    <w:rsid w:val="00857FE5"/>
    <w:rPr>
      <w:b/>
      <w:bCs/>
    </w:rPr>
  </w:style>
  <w:style w:type="character" w:customStyle="1" w:styleId="hide">
    <w:name w:val="hide"/>
    <w:basedOn w:val="DefaultParagraphFont"/>
    <w:rsid w:val="00857F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4567966">
      <w:bodyDiv w:val="1"/>
      <w:marLeft w:val="0"/>
      <w:marRight w:val="0"/>
      <w:marTop w:val="0"/>
      <w:marBottom w:val="0"/>
      <w:divBdr>
        <w:top w:val="none" w:sz="0" w:space="0" w:color="auto"/>
        <w:left w:val="none" w:sz="0" w:space="0" w:color="auto"/>
        <w:bottom w:val="none" w:sz="0" w:space="0" w:color="auto"/>
        <w:right w:val="none" w:sz="0" w:space="0" w:color="auto"/>
      </w:divBdr>
      <w:divsChild>
        <w:div w:id="238953191">
          <w:marLeft w:val="0"/>
          <w:marRight w:val="0"/>
          <w:marTop w:val="0"/>
          <w:marBottom w:val="0"/>
          <w:divBdr>
            <w:top w:val="none" w:sz="0" w:space="0" w:color="auto"/>
            <w:left w:val="none" w:sz="0" w:space="0" w:color="auto"/>
            <w:bottom w:val="none" w:sz="0" w:space="0" w:color="auto"/>
            <w:right w:val="none" w:sz="0" w:space="0" w:color="auto"/>
          </w:divBdr>
          <w:divsChild>
            <w:div w:id="1497186404">
              <w:marLeft w:val="1440"/>
              <w:marRight w:val="0"/>
              <w:marTop w:val="0"/>
              <w:marBottom w:val="0"/>
              <w:divBdr>
                <w:top w:val="none" w:sz="0" w:space="0" w:color="auto"/>
                <w:left w:val="none" w:sz="0" w:space="0" w:color="auto"/>
                <w:bottom w:val="none" w:sz="0" w:space="0" w:color="auto"/>
                <w:right w:val="none" w:sz="0" w:space="0" w:color="auto"/>
              </w:divBdr>
            </w:div>
            <w:div w:id="1723750486">
              <w:marLeft w:val="1440"/>
              <w:marRight w:val="0"/>
              <w:marTop w:val="0"/>
              <w:marBottom w:val="0"/>
              <w:divBdr>
                <w:top w:val="none" w:sz="0" w:space="0" w:color="auto"/>
                <w:left w:val="none" w:sz="0" w:space="0" w:color="auto"/>
                <w:bottom w:val="none" w:sz="0" w:space="0" w:color="auto"/>
                <w:right w:val="none" w:sz="0" w:space="0" w:color="auto"/>
              </w:divBdr>
            </w:div>
            <w:div w:id="1956937270">
              <w:marLeft w:val="1440"/>
              <w:marRight w:val="0"/>
              <w:marTop w:val="0"/>
              <w:marBottom w:val="0"/>
              <w:divBdr>
                <w:top w:val="none" w:sz="0" w:space="0" w:color="auto"/>
                <w:left w:val="none" w:sz="0" w:space="0" w:color="auto"/>
                <w:bottom w:val="none" w:sz="0" w:space="0" w:color="auto"/>
                <w:right w:val="none" w:sz="0" w:space="0" w:color="auto"/>
              </w:divBdr>
            </w:div>
            <w:div w:id="277953806">
              <w:marLeft w:val="1440"/>
              <w:marRight w:val="0"/>
              <w:marTop w:val="0"/>
              <w:marBottom w:val="0"/>
              <w:divBdr>
                <w:top w:val="none" w:sz="0" w:space="0" w:color="auto"/>
                <w:left w:val="none" w:sz="0" w:space="0" w:color="auto"/>
                <w:bottom w:val="none" w:sz="0" w:space="0" w:color="auto"/>
                <w:right w:val="none" w:sz="0" w:space="0" w:color="auto"/>
              </w:divBdr>
            </w:div>
            <w:div w:id="1835563334">
              <w:marLeft w:val="1440"/>
              <w:marRight w:val="0"/>
              <w:marTop w:val="0"/>
              <w:marBottom w:val="0"/>
              <w:divBdr>
                <w:top w:val="none" w:sz="0" w:space="0" w:color="auto"/>
                <w:left w:val="none" w:sz="0" w:space="0" w:color="auto"/>
                <w:bottom w:val="none" w:sz="0" w:space="0" w:color="auto"/>
                <w:right w:val="none" w:sz="0" w:space="0" w:color="auto"/>
              </w:divBdr>
            </w:div>
            <w:div w:id="440416865">
              <w:marLeft w:val="1440"/>
              <w:marRight w:val="0"/>
              <w:marTop w:val="0"/>
              <w:marBottom w:val="0"/>
              <w:divBdr>
                <w:top w:val="none" w:sz="0" w:space="0" w:color="auto"/>
                <w:left w:val="none" w:sz="0" w:space="0" w:color="auto"/>
                <w:bottom w:val="none" w:sz="0" w:space="0" w:color="auto"/>
                <w:right w:val="none" w:sz="0" w:space="0" w:color="auto"/>
              </w:divBdr>
            </w:div>
            <w:div w:id="647708636">
              <w:marLeft w:val="1440"/>
              <w:marRight w:val="0"/>
              <w:marTop w:val="0"/>
              <w:marBottom w:val="0"/>
              <w:divBdr>
                <w:top w:val="none" w:sz="0" w:space="0" w:color="auto"/>
                <w:left w:val="none" w:sz="0" w:space="0" w:color="auto"/>
                <w:bottom w:val="none" w:sz="0" w:space="0" w:color="auto"/>
                <w:right w:val="none" w:sz="0" w:space="0" w:color="auto"/>
              </w:divBdr>
            </w:div>
            <w:div w:id="1706902619">
              <w:marLeft w:val="1440"/>
              <w:marRight w:val="0"/>
              <w:marTop w:val="0"/>
              <w:marBottom w:val="0"/>
              <w:divBdr>
                <w:top w:val="none" w:sz="0" w:space="0" w:color="auto"/>
                <w:left w:val="none" w:sz="0" w:space="0" w:color="auto"/>
                <w:bottom w:val="none" w:sz="0" w:space="0" w:color="auto"/>
                <w:right w:val="none" w:sz="0" w:space="0" w:color="auto"/>
              </w:divBdr>
            </w:div>
            <w:div w:id="2095013200">
              <w:marLeft w:val="1440"/>
              <w:marRight w:val="0"/>
              <w:marTop w:val="0"/>
              <w:marBottom w:val="0"/>
              <w:divBdr>
                <w:top w:val="none" w:sz="0" w:space="0" w:color="auto"/>
                <w:left w:val="none" w:sz="0" w:space="0" w:color="auto"/>
                <w:bottom w:val="none" w:sz="0" w:space="0" w:color="auto"/>
                <w:right w:val="none" w:sz="0" w:space="0" w:color="auto"/>
              </w:divBdr>
            </w:div>
            <w:div w:id="1619753062">
              <w:marLeft w:val="1440"/>
              <w:marRight w:val="0"/>
              <w:marTop w:val="0"/>
              <w:marBottom w:val="0"/>
              <w:divBdr>
                <w:top w:val="none" w:sz="0" w:space="0" w:color="auto"/>
                <w:left w:val="none" w:sz="0" w:space="0" w:color="auto"/>
                <w:bottom w:val="none" w:sz="0" w:space="0" w:color="auto"/>
                <w:right w:val="none" w:sz="0" w:space="0" w:color="auto"/>
              </w:divBdr>
            </w:div>
            <w:div w:id="108553168">
              <w:marLeft w:val="1440"/>
              <w:marRight w:val="0"/>
              <w:marTop w:val="0"/>
              <w:marBottom w:val="0"/>
              <w:divBdr>
                <w:top w:val="none" w:sz="0" w:space="0" w:color="auto"/>
                <w:left w:val="none" w:sz="0" w:space="0" w:color="auto"/>
                <w:bottom w:val="none" w:sz="0" w:space="0" w:color="auto"/>
                <w:right w:val="none" w:sz="0" w:space="0" w:color="auto"/>
              </w:divBdr>
            </w:div>
            <w:div w:id="1288046583">
              <w:marLeft w:val="1440"/>
              <w:marRight w:val="0"/>
              <w:marTop w:val="0"/>
              <w:marBottom w:val="0"/>
              <w:divBdr>
                <w:top w:val="none" w:sz="0" w:space="0" w:color="auto"/>
                <w:left w:val="none" w:sz="0" w:space="0" w:color="auto"/>
                <w:bottom w:val="none" w:sz="0" w:space="0" w:color="auto"/>
                <w:right w:val="none" w:sz="0" w:space="0" w:color="auto"/>
              </w:divBdr>
            </w:div>
            <w:div w:id="531114876">
              <w:marLeft w:val="1440"/>
              <w:marRight w:val="0"/>
              <w:marTop w:val="0"/>
              <w:marBottom w:val="0"/>
              <w:divBdr>
                <w:top w:val="none" w:sz="0" w:space="0" w:color="auto"/>
                <w:left w:val="none" w:sz="0" w:space="0" w:color="auto"/>
                <w:bottom w:val="none" w:sz="0" w:space="0" w:color="auto"/>
                <w:right w:val="none" w:sz="0" w:space="0" w:color="auto"/>
              </w:divBdr>
            </w:div>
            <w:div w:id="1365525208">
              <w:marLeft w:val="1440"/>
              <w:marRight w:val="0"/>
              <w:marTop w:val="0"/>
              <w:marBottom w:val="0"/>
              <w:divBdr>
                <w:top w:val="none" w:sz="0" w:space="0" w:color="auto"/>
                <w:left w:val="none" w:sz="0" w:space="0" w:color="auto"/>
                <w:bottom w:val="none" w:sz="0" w:space="0" w:color="auto"/>
                <w:right w:val="none" w:sz="0" w:space="0" w:color="auto"/>
              </w:divBdr>
            </w:div>
            <w:div w:id="124156842">
              <w:marLeft w:val="1440"/>
              <w:marRight w:val="0"/>
              <w:marTop w:val="0"/>
              <w:marBottom w:val="0"/>
              <w:divBdr>
                <w:top w:val="none" w:sz="0" w:space="0" w:color="auto"/>
                <w:left w:val="none" w:sz="0" w:space="0" w:color="auto"/>
                <w:bottom w:val="none" w:sz="0" w:space="0" w:color="auto"/>
                <w:right w:val="none" w:sz="0" w:space="0" w:color="auto"/>
              </w:divBdr>
            </w:div>
            <w:div w:id="1190800334">
              <w:marLeft w:val="1440"/>
              <w:marRight w:val="0"/>
              <w:marTop w:val="0"/>
              <w:marBottom w:val="0"/>
              <w:divBdr>
                <w:top w:val="none" w:sz="0" w:space="0" w:color="auto"/>
                <w:left w:val="none" w:sz="0" w:space="0" w:color="auto"/>
                <w:bottom w:val="none" w:sz="0" w:space="0" w:color="auto"/>
                <w:right w:val="none" w:sz="0" w:space="0" w:color="auto"/>
              </w:divBdr>
            </w:div>
            <w:div w:id="564948923">
              <w:marLeft w:val="1440"/>
              <w:marRight w:val="0"/>
              <w:marTop w:val="0"/>
              <w:marBottom w:val="0"/>
              <w:divBdr>
                <w:top w:val="none" w:sz="0" w:space="0" w:color="auto"/>
                <w:left w:val="none" w:sz="0" w:space="0" w:color="auto"/>
                <w:bottom w:val="none" w:sz="0" w:space="0" w:color="auto"/>
                <w:right w:val="none" w:sz="0" w:space="0" w:color="auto"/>
              </w:divBdr>
            </w:div>
            <w:div w:id="2075008488">
              <w:marLeft w:val="1440"/>
              <w:marRight w:val="0"/>
              <w:marTop w:val="0"/>
              <w:marBottom w:val="0"/>
              <w:divBdr>
                <w:top w:val="none" w:sz="0" w:space="0" w:color="auto"/>
                <w:left w:val="none" w:sz="0" w:space="0" w:color="auto"/>
                <w:bottom w:val="none" w:sz="0" w:space="0" w:color="auto"/>
                <w:right w:val="none" w:sz="0" w:space="0" w:color="auto"/>
              </w:divBdr>
            </w:div>
            <w:div w:id="1344090587">
              <w:marLeft w:val="1440"/>
              <w:marRight w:val="0"/>
              <w:marTop w:val="0"/>
              <w:marBottom w:val="0"/>
              <w:divBdr>
                <w:top w:val="none" w:sz="0" w:space="0" w:color="auto"/>
                <w:left w:val="none" w:sz="0" w:space="0" w:color="auto"/>
                <w:bottom w:val="none" w:sz="0" w:space="0" w:color="auto"/>
                <w:right w:val="none" w:sz="0" w:space="0" w:color="auto"/>
              </w:divBdr>
            </w:div>
            <w:div w:id="1096558300">
              <w:marLeft w:val="1440"/>
              <w:marRight w:val="0"/>
              <w:marTop w:val="0"/>
              <w:marBottom w:val="0"/>
              <w:divBdr>
                <w:top w:val="none" w:sz="0" w:space="0" w:color="auto"/>
                <w:left w:val="none" w:sz="0" w:space="0" w:color="auto"/>
                <w:bottom w:val="none" w:sz="0" w:space="0" w:color="auto"/>
                <w:right w:val="none" w:sz="0" w:space="0" w:color="auto"/>
              </w:divBdr>
            </w:div>
            <w:div w:id="1502086182">
              <w:marLeft w:val="1440"/>
              <w:marRight w:val="0"/>
              <w:marTop w:val="0"/>
              <w:marBottom w:val="0"/>
              <w:divBdr>
                <w:top w:val="none" w:sz="0" w:space="0" w:color="auto"/>
                <w:left w:val="none" w:sz="0" w:space="0" w:color="auto"/>
                <w:bottom w:val="none" w:sz="0" w:space="0" w:color="auto"/>
                <w:right w:val="none" w:sz="0" w:space="0" w:color="auto"/>
              </w:divBdr>
            </w:div>
            <w:div w:id="671881753">
              <w:marLeft w:val="1440"/>
              <w:marRight w:val="0"/>
              <w:marTop w:val="0"/>
              <w:marBottom w:val="0"/>
              <w:divBdr>
                <w:top w:val="none" w:sz="0" w:space="0" w:color="auto"/>
                <w:left w:val="none" w:sz="0" w:space="0" w:color="auto"/>
                <w:bottom w:val="none" w:sz="0" w:space="0" w:color="auto"/>
                <w:right w:val="none" w:sz="0" w:space="0" w:color="auto"/>
              </w:divBdr>
            </w:div>
            <w:div w:id="787311904">
              <w:marLeft w:val="1440"/>
              <w:marRight w:val="0"/>
              <w:marTop w:val="0"/>
              <w:marBottom w:val="0"/>
              <w:divBdr>
                <w:top w:val="none" w:sz="0" w:space="0" w:color="auto"/>
                <w:left w:val="none" w:sz="0" w:space="0" w:color="auto"/>
                <w:bottom w:val="none" w:sz="0" w:space="0" w:color="auto"/>
                <w:right w:val="none" w:sz="0" w:space="0" w:color="auto"/>
              </w:divBdr>
            </w:div>
            <w:div w:id="188304738">
              <w:marLeft w:val="1440"/>
              <w:marRight w:val="0"/>
              <w:marTop w:val="0"/>
              <w:marBottom w:val="0"/>
              <w:divBdr>
                <w:top w:val="none" w:sz="0" w:space="0" w:color="auto"/>
                <w:left w:val="none" w:sz="0" w:space="0" w:color="auto"/>
                <w:bottom w:val="none" w:sz="0" w:space="0" w:color="auto"/>
                <w:right w:val="none" w:sz="0" w:space="0" w:color="auto"/>
              </w:divBdr>
            </w:div>
            <w:div w:id="1130632610">
              <w:marLeft w:val="1440"/>
              <w:marRight w:val="0"/>
              <w:marTop w:val="0"/>
              <w:marBottom w:val="0"/>
              <w:divBdr>
                <w:top w:val="none" w:sz="0" w:space="0" w:color="auto"/>
                <w:left w:val="none" w:sz="0" w:space="0" w:color="auto"/>
                <w:bottom w:val="none" w:sz="0" w:space="0" w:color="auto"/>
                <w:right w:val="none" w:sz="0" w:space="0" w:color="auto"/>
              </w:divBdr>
            </w:div>
            <w:div w:id="2108235091">
              <w:marLeft w:val="1440"/>
              <w:marRight w:val="0"/>
              <w:marTop w:val="0"/>
              <w:marBottom w:val="0"/>
              <w:divBdr>
                <w:top w:val="none" w:sz="0" w:space="0" w:color="auto"/>
                <w:left w:val="none" w:sz="0" w:space="0" w:color="auto"/>
                <w:bottom w:val="none" w:sz="0" w:space="0" w:color="auto"/>
                <w:right w:val="none" w:sz="0" w:space="0" w:color="auto"/>
              </w:divBdr>
            </w:div>
            <w:div w:id="261498100">
              <w:marLeft w:val="1440"/>
              <w:marRight w:val="0"/>
              <w:marTop w:val="0"/>
              <w:marBottom w:val="0"/>
              <w:divBdr>
                <w:top w:val="none" w:sz="0" w:space="0" w:color="auto"/>
                <w:left w:val="none" w:sz="0" w:space="0" w:color="auto"/>
                <w:bottom w:val="none" w:sz="0" w:space="0" w:color="auto"/>
                <w:right w:val="none" w:sz="0" w:space="0" w:color="auto"/>
              </w:divBdr>
            </w:div>
            <w:div w:id="1204370704">
              <w:marLeft w:val="1440"/>
              <w:marRight w:val="0"/>
              <w:marTop w:val="0"/>
              <w:marBottom w:val="0"/>
              <w:divBdr>
                <w:top w:val="none" w:sz="0" w:space="0" w:color="auto"/>
                <w:left w:val="none" w:sz="0" w:space="0" w:color="auto"/>
                <w:bottom w:val="none" w:sz="0" w:space="0" w:color="auto"/>
                <w:right w:val="none" w:sz="0" w:space="0" w:color="auto"/>
              </w:divBdr>
            </w:div>
            <w:div w:id="915627312">
              <w:marLeft w:val="1440"/>
              <w:marRight w:val="0"/>
              <w:marTop w:val="0"/>
              <w:marBottom w:val="0"/>
              <w:divBdr>
                <w:top w:val="none" w:sz="0" w:space="0" w:color="auto"/>
                <w:left w:val="none" w:sz="0" w:space="0" w:color="auto"/>
                <w:bottom w:val="none" w:sz="0" w:space="0" w:color="auto"/>
                <w:right w:val="none" w:sz="0" w:space="0" w:color="auto"/>
              </w:divBdr>
            </w:div>
            <w:div w:id="477188865">
              <w:marLeft w:val="1440"/>
              <w:marRight w:val="0"/>
              <w:marTop w:val="0"/>
              <w:marBottom w:val="0"/>
              <w:divBdr>
                <w:top w:val="none" w:sz="0" w:space="0" w:color="auto"/>
                <w:left w:val="none" w:sz="0" w:space="0" w:color="auto"/>
                <w:bottom w:val="none" w:sz="0" w:space="0" w:color="auto"/>
                <w:right w:val="none" w:sz="0" w:space="0" w:color="auto"/>
              </w:divBdr>
            </w:div>
            <w:div w:id="1778020733">
              <w:marLeft w:val="1440"/>
              <w:marRight w:val="0"/>
              <w:marTop w:val="0"/>
              <w:marBottom w:val="0"/>
              <w:divBdr>
                <w:top w:val="none" w:sz="0" w:space="0" w:color="auto"/>
                <w:left w:val="none" w:sz="0" w:space="0" w:color="auto"/>
                <w:bottom w:val="none" w:sz="0" w:space="0" w:color="auto"/>
                <w:right w:val="none" w:sz="0" w:space="0" w:color="auto"/>
              </w:divBdr>
            </w:div>
            <w:div w:id="1879389820">
              <w:marLeft w:val="1440"/>
              <w:marRight w:val="0"/>
              <w:marTop w:val="0"/>
              <w:marBottom w:val="0"/>
              <w:divBdr>
                <w:top w:val="none" w:sz="0" w:space="0" w:color="auto"/>
                <w:left w:val="none" w:sz="0" w:space="0" w:color="auto"/>
                <w:bottom w:val="none" w:sz="0" w:space="0" w:color="auto"/>
                <w:right w:val="none" w:sz="0" w:space="0" w:color="auto"/>
              </w:divBdr>
            </w:div>
            <w:div w:id="1359041917">
              <w:marLeft w:val="1440"/>
              <w:marRight w:val="0"/>
              <w:marTop w:val="0"/>
              <w:marBottom w:val="0"/>
              <w:divBdr>
                <w:top w:val="none" w:sz="0" w:space="0" w:color="auto"/>
                <w:left w:val="none" w:sz="0" w:space="0" w:color="auto"/>
                <w:bottom w:val="none" w:sz="0" w:space="0" w:color="auto"/>
                <w:right w:val="none" w:sz="0" w:space="0" w:color="auto"/>
              </w:divBdr>
            </w:div>
            <w:div w:id="1068384437">
              <w:marLeft w:val="1440"/>
              <w:marRight w:val="0"/>
              <w:marTop w:val="0"/>
              <w:marBottom w:val="0"/>
              <w:divBdr>
                <w:top w:val="none" w:sz="0" w:space="0" w:color="auto"/>
                <w:left w:val="none" w:sz="0" w:space="0" w:color="auto"/>
                <w:bottom w:val="none" w:sz="0" w:space="0" w:color="auto"/>
                <w:right w:val="none" w:sz="0" w:space="0" w:color="auto"/>
              </w:divBdr>
            </w:div>
            <w:div w:id="63526559">
              <w:marLeft w:val="1440"/>
              <w:marRight w:val="0"/>
              <w:marTop w:val="0"/>
              <w:marBottom w:val="0"/>
              <w:divBdr>
                <w:top w:val="none" w:sz="0" w:space="0" w:color="auto"/>
                <w:left w:val="none" w:sz="0" w:space="0" w:color="auto"/>
                <w:bottom w:val="none" w:sz="0" w:space="0" w:color="auto"/>
                <w:right w:val="none" w:sz="0" w:space="0" w:color="auto"/>
              </w:divBdr>
            </w:div>
            <w:div w:id="944773525">
              <w:marLeft w:val="1440"/>
              <w:marRight w:val="0"/>
              <w:marTop w:val="0"/>
              <w:marBottom w:val="0"/>
              <w:divBdr>
                <w:top w:val="none" w:sz="0" w:space="0" w:color="auto"/>
                <w:left w:val="none" w:sz="0" w:space="0" w:color="auto"/>
                <w:bottom w:val="none" w:sz="0" w:space="0" w:color="auto"/>
                <w:right w:val="none" w:sz="0" w:space="0" w:color="auto"/>
              </w:divBdr>
            </w:div>
            <w:div w:id="177546661">
              <w:marLeft w:val="1440"/>
              <w:marRight w:val="0"/>
              <w:marTop w:val="0"/>
              <w:marBottom w:val="0"/>
              <w:divBdr>
                <w:top w:val="none" w:sz="0" w:space="0" w:color="auto"/>
                <w:left w:val="none" w:sz="0" w:space="0" w:color="auto"/>
                <w:bottom w:val="none" w:sz="0" w:space="0" w:color="auto"/>
                <w:right w:val="none" w:sz="0" w:space="0" w:color="auto"/>
              </w:divBdr>
            </w:div>
            <w:div w:id="1358190761">
              <w:marLeft w:val="1440"/>
              <w:marRight w:val="0"/>
              <w:marTop w:val="0"/>
              <w:marBottom w:val="0"/>
              <w:divBdr>
                <w:top w:val="none" w:sz="0" w:space="0" w:color="auto"/>
                <w:left w:val="none" w:sz="0" w:space="0" w:color="auto"/>
                <w:bottom w:val="none" w:sz="0" w:space="0" w:color="auto"/>
                <w:right w:val="none" w:sz="0" w:space="0" w:color="auto"/>
              </w:divBdr>
            </w:div>
            <w:div w:id="1986817244">
              <w:marLeft w:val="1440"/>
              <w:marRight w:val="0"/>
              <w:marTop w:val="0"/>
              <w:marBottom w:val="0"/>
              <w:divBdr>
                <w:top w:val="none" w:sz="0" w:space="0" w:color="auto"/>
                <w:left w:val="none" w:sz="0" w:space="0" w:color="auto"/>
                <w:bottom w:val="none" w:sz="0" w:space="0" w:color="auto"/>
                <w:right w:val="none" w:sz="0" w:space="0" w:color="auto"/>
              </w:divBdr>
            </w:div>
            <w:div w:id="1457987233">
              <w:marLeft w:val="1440"/>
              <w:marRight w:val="0"/>
              <w:marTop w:val="0"/>
              <w:marBottom w:val="0"/>
              <w:divBdr>
                <w:top w:val="none" w:sz="0" w:space="0" w:color="auto"/>
                <w:left w:val="none" w:sz="0" w:space="0" w:color="auto"/>
                <w:bottom w:val="none" w:sz="0" w:space="0" w:color="auto"/>
                <w:right w:val="none" w:sz="0" w:space="0" w:color="auto"/>
              </w:divBdr>
            </w:div>
            <w:div w:id="278488538">
              <w:marLeft w:val="1440"/>
              <w:marRight w:val="0"/>
              <w:marTop w:val="0"/>
              <w:marBottom w:val="0"/>
              <w:divBdr>
                <w:top w:val="none" w:sz="0" w:space="0" w:color="auto"/>
                <w:left w:val="none" w:sz="0" w:space="0" w:color="auto"/>
                <w:bottom w:val="none" w:sz="0" w:space="0" w:color="auto"/>
                <w:right w:val="none" w:sz="0" w:space="0" w:color="auto"/>
              </w:divBdr>
            </w:div>
            <w:div w:id="36466942">
              <w:marLeft w:val="1440"/>
              <w:marRight w:val="0"/>
              <w:marTop w:val="0"/>
              <w:marBottom w:val="0"/>
              <w:divBdr>
                <w:top w:val="none" w:sz="0" w:space="0" w:color="auto"/>
                <w:left w:val="none" w:sz="0" w:space="0" w:color="auto"/>
                <w:bottom w:val="none" w:sz="0" w:space="0" w:color="auto"/>
                <w:right w:val="none" w:sz="0" w:space="0" w:color="auto"/>
              </w:divBdr>
            </w:div>
            <w:div w:id="1661424058">
              <w:marLeft w:val="1440"/>
              <w:marRight w:val="0"/>
              <w:marTop w:val="0"/>
              <w:marBottom w:val="0"/>
              <w:divBdr>
                <w:top w:val="none" w:sz="0" w:space="0" w:color="auto"/>
                <w:left w:val="none" w:sz="0" w:space="0" w:color="auto"/>
                <w:bottom w:val="none" w:sz="0" w:space="0" w:color="auto"/>
                <w:right w:val="none" w:sz="0" w:space="0" w:color="auto"/>
              </w:divBdr>
            </w:div>
            <w:div w:id="1651401614">
              <w:marLeft w:val="1440"/>
              <w:marRight w:val="0"/>
              <w:marTop w:val="0"/>
              <w:marBottom w:val="0"/>
              <w:divBdr>
                <w:top w:val="none" w:sz="0" w:space="0" w:color="auto"/>
                <w:left w:val="none" w:sz="0" w:space="0" w:color="auto"/>
                <w:bottom w:val="none" w:sz="0" w:space="0" w:color="auto"/>
                <w:right w:val="none" w:sz="0" w:space="0" w:color="auto"/>
              </w:divBdr>
            </w:div>
            <w:div w:id="1865246097">
              <w:marLeft w:val="1440"/>
              <w:marRight w:val="0"/>
              <w:marTop w:val="0"/>
              <w:marBottom w:val="0"/>
              <w:divBdr>
                <w:top w:val="none" w:sz="0" w:space="0" w:color="auto"/>
                <w:left w:val="none" w:sz="0" w:space="0" w:color="auto"/>
                <w:bottom w:val="none" w:sz="0" w:space="0" w:color="auto"/>
                <w:right w:val="none" w:sz="0" w:space="0" w:color="auto"/>
              </w:divBdr>
            </w:div>
            <w:div w:id="130639513">
              <w:marLeft w:val="1440"/>
              <w:marRight w:val="0"/>
              <w:marTop w:val="0"/>
              <w:marBottom w:val="0"/>
              <w:divBdr>
                <w:top w:val="none" w:sz="0" w:space="0" w:color="auto"/>
                <w:left w:val="none" w:sz="0" w:space="0" w:color="auto"/>
                <w:bottom w:val="none" w:sz="0" w:space="0" w:color="auto"/>
                <w:right w:val="none" w:sz="0" w:space="0" w:color="auto"/>
              </w:divBdr>
            </w:div>
            <w:div w:id="450321263">
              <w:marLeft w:val="1440"/>
              <w:marRight w:val="0"/>
              <w:marTop w:val="0"/>
              <w:marBottom w:val="0"/>
              <w:divBdr>
                <w:top w:val="none" w:sz="0" w:space="0" w:color="auto"/>
                <w:left w:val="none" w:sz="0" w:space="0" w:color="auto"/>
                <w:bottom w:val="none" w:sz="0" w:space="0" w:color="auto"/>
                <w:right w:val="none" w:sz="0" w:space="0" w:color="auto"/>
              </w:divBdr>
            </w:div>
            <w:div w:id="1418789063">
              <w:marLeft w:val="1440"/>
              <w:marRight w:val="0"/>
              <w:marTop w:val="0"/>
              <w:marBottom w:val="0"/>
              <w:divBdr>
                <w:top w:val="none" w:sz="0" w:space="0" w:color="auto"/>
                <w:left w:val="none" w:sz="0" w:space="0" w:color="auto"/>
                <w:bottom w:val="none" w:sz="0" w:space="0" w:color="auto"/>
                <w:right w:val="none" w:sz="0" w:space="0" w:color="auto"/>
              </w:divBdr>
            </w:div>
            <w:div w:id="1637371618">
              <w:marLeft w:val="1440"/>
              <w:marRight w:val="0"/>
              <w:marTop w:val="0"/>
              <w:marBottom w:val="0"/>
              <w:divBdr>
                <w:top w:val="none" w:sz="0" w:space="0" w:color="auto"/>
                <w:left w:val="none" w:sz="0" w:space="0" w:color="auto"/>
                <w:bottom w:val="none" w:sz="0" w:space="0" w:color="auto"/>
                <w:right w:val="none" w:sz="0" w:space="0" w:color="auto"/>
              </w:divBdr>
            </w:div>
            <w:div w:id="1498158001">
              <w:marLeft w:val="1440"/>
              <w:marRight w:val="0"/>
              <w:marTop w:val="0"/>
              <w:marBottom w:val="0"/>
              <w:divBdr>
                <w:top w:val="none" w:sz="0" w:space="0" w:color="auto"/>
                <w:left w:val="none" w:sz="0" w:space="0" w:color="auto"/>
                <w:bottom w:val="none" w:sz="0" w:space="0" w:color="auto"/>
                <w:right w:val="none" w:sz="0" w:space="0" w:color="auto"/>
              </w:divBdr>
            </w:div>
            <w:div w:id="106126647">
              <w:marLeft w:val="1440"/>
              <w:marRight w:val="0"/>
              <w:marTop w:val="0"/>
              <w:marBottom w:val="0"/>
              <w:divBdr>
                <w:top w:val="none" w:sz="0" w:space="0" w:color="auto"/>
                <w:left w:val="none" w:sz="0" w:space="0" w:color="auto"/>
                <w:bottom w:val="none" w:sz="0" w:space="0" w:color="auto"/>
                <w:right w:val="none" w:sz="0" w:space="0" w:color="auto"/>
              </w:divBdr>
            </w:div>
            <w:div w:id="673383374">
              <w:marLeft w:val="1440"/>
              <w:marRight w:val="0"/>
              <w:marTop w:val="0"/>
              <w:marBottom w:val="0"/>
              <w:divBdr>
                <w:top w:val="none" w:sz="0" w:space="0" w:color="auto"/>
                <w:left w:val="none" w:sz="0" w:space="0" w:color="auto"/>
                <w:bottom w:val="none" w:sz="0" w:space="0" w:color="auto"/>
                <w:right w:val="none" w:sz="0" w:space="0" w:color="auto"/>
              </w:divBdr>
            </w:div>
            <w:div w:id="2093353573">
              <w:marLeft w:val="1440"/>
              <w:marRight w:val="0"/>
              <w:marTop w:val="0"/>
              <w:marBottom w:val="0"/>
              <w:divBdr>
                <w:top w:val="none" w:sz="0" w:space="0" w:color="auto"/>
                <w:left w:val="none" w:sz="0" w:space="0" w:color="auto"/>
                <w:bottom w:val="none" w:sz="0" w:space="0" w:color="auto"/>
                <w:right w:val="none" w:sz="0" w:space="0" w:color="auto"/>
              </w:divBdr>
            </w:div>
            <w:div w:id="1055815287">
              <w:marLeft w:val="1440"/>
              <w:marRight w:val="0"/>
              <w:marTop w:val="0"/>
              <w:marBottom w:val="0"/>
              <w:divBdr>
                <w:top w:val="none" w:sz="0" w:space="0" w:color="auto"/>
                <w:left w:val="none" w:sz="0" w:space="0" w:color="auto"/>
                <w:bottom w:val="none" w:sz="0" w:space="0" w:color="auto"/>
                <w:right w:val="none" w:sz="0" w:space="0" w:color="auto"/>
              </w:divBdr>
            </w:div>
            <w:div w:id="1661428250">
              <w:marLeft w:val="1440"/>
              <w:marRight w:val="0"/>
              <w:marTop w:val="0"/>
              <w:marBottom w:val="0"/>
              <w:divBdr>
                <w:top w:val="none" w:sz="0" w:space="0" w:color="auto"/>
                <w:left w:val="none" w:sz="0" w:space="0" w:color="auto"/>
                <w:bottom w:val="none" w:sz="0" w:space="0" w:color="auto"/>
                <w:right w:val="none" w:sz="0" w:space="0" w:color="auto"/>
              </w:divBdr>
            </w:div>
            <w:div w:id="486243136">
              <w:marLeft w:val="1440"/>
              <w:marRight w:val="0"/>
              <w:marTop w:val="0"/>
              <w:marBottom w:val="0"/>
              <w:divBdr>
                <w:top w:val="none" w:sz="0" w:space="0" w:color="auto"/>
                <w:left w:val="none" w:sz="0" w:space="0" w:color="auto"/>
                <w:bottom w:val="none" w:sz="0" w:space="0" w:color="auto"/>
                <w:right w:val="none" w:sz="0" w:space="0" w:color="auto"/>
              </w:divBdr>
            </w:div>
            <w:div w:id="1773548301">
              <w:marLeft w:val="1440"/>
              <w:marRight w:val="0"/>
              <w:marTop w:val="0"/>
              <w:marBottom w:val="0"/>
              <w:divBdr>
                <w:top w:val="none" w:sz="0" w:space="0" w:color="auto"/>
                <w:left w:val="none" w:sz="0" w:space="0" w:color="auto"/>
                <w:bottom w:val="none" w:sz="0" w:space="0" w:color="auto"/>
                <w:right w:val="none" w:sz="0" w:space="0" w:color="auto"/>
              </w:divBdr>
            </w:div>
            <w:div w:id="124083461">
              <w:marLeft w:val="1440"/>
              <w:marRight w:val="0"/>
              <w:marTop w:val="0"/>
              <w:marBottom w:val="0"/>
              <w:divBdr>
                <w:top w:val="none" w:sz="0" w:space="0" w:color="auto"/>
                <w:left w:val="none" w:sz="0" w:space="0" w:color="auto"/>
                <w:bottom w:val="none" w:sz="0" w:space="0" w:color="auto"/>
                <w:right w:val="none" w:sz="0" w:space="0" w:color="auto"/>
              </w:divBdr>
            </w:div>
            <w:div w:id="511340118">
              <w:marLeft w:val="1440"/>
              <w:marRight w:val="0"/>
              <w:marTop w:val="0"/>
              <w:marBottom w:val="0"/>
              <w:divBdr>
                <w:top w:val="none" w:sz="0" w:space="0" w:color="auto"/>
                <w:left w:val="none" w:sz="0" w:space="0" w:color="auto"/>
                <w:bottom w:val="none" w:sz="0" w:space="0" w:color="auto"/>
                <w:right w:val="none" w:sz="0" w:space="0" w:color="auto"/>
              </w:divBdr>
            </w:div>
            <w:div w:id="2078628755">
              <w:marLeft w:val="1440"/>
              <w:marRight w:val="0"/>
              <w:marTop w:val="0"/>
              <w:marBottom w:val="0"/>
              <w:divBdr>
                <w:top w:val="none" w:sz="0" w:space="0" w:color="auto"/>
                <w:left w:val="none" w:sz="0" w:space="0" w:color="auto"/>
                <w:bottom w:val="none" w:sz="0" w:space="0" w:color="auto"/>
                <w:right w:val="none" w:sz="0" w:space="0" w:color="auto"/>
              </w:divBdr>
            </w:div>
            <w:div w:id="866453017">
              <w:marLeft w:val="1440"/>
              <w:marRight w:val="0"/>
              <w:marTop w:val="0"/>
              <w:marBottom w:val="0"/>
              <w:divBdr>
                <w:top w:val="none" w:sz="0" w:space="0" w:color="auto"/>
                <w:left w:val="none" w:sz="0" w:space="0" w:color="auto"/>
                <w:bottom w:val="none" w:sz="0" w:space="0" w:color="auto"/>
                <w:right w:val="none" w:sz="0" w:space="0" w:color="auto"/>
              </w:divBdr>
            </w:div>
            <w:div w:id="94712647">
              <w:marLeft w:val="1440"/>
              <w:marRight w:val="0"/>
              <w:marTop w:val="0"/>
              <w:marBottom w:val="0"/>
              <w:divBdr>
                <w:top w:val="none" w:sz="0" w:space="0" w:color="auto"/>
                <w:left w:val="none" w:sz="0" w:space="0" w:color="auto"/>
                <w:bottom w:val="none" w:sz="0" w:space="0" w:color="auto"/>
                <w:right w:val="none" w:sz="0" w:space="0" w:color="auto"/>
              </w:divBdr>
            </w:div>
            <w:div w:id="994260261">
              <w:marLeft w:val="1440"/>
              <w:marRight w:val="0"/>
              <w:marTop w:val="0"/>
              <w:marBottom w:val="0"/>
              <w:divBdr>
                <w:top w:val="none" w:sz="0" w:space="0" w:color="auto"/>
                <w:left w:val="none" w:sz="0" w:space="0" w:color="auto"/>
                <w:bottom w:val="none" w:sz="0" w:space="0" w:color="auto"/>
                <w:right w:val="none" w:sz="0" w:space="0" w:color="auto"/>
              </w:divBdr>
            </w:div>
            <w:div w:id="1646543050">
              <w:marLeft w:val="1440"/>
              <w:marRight w:val="0"/>
              <w:marTop w:val="0"/>
              <w:marBottom w:val="0"/>
              <w:divBdr>
                <w:top w:val="none" w:sz="0" w:space="0" w:color="auto"/>
                <w:left w:val="none" w:sz="0" w:space="0" w:color="auto"/>
                <w:bottom w:val="none" w:sz="0" w:space="0" w:color="auto"/>
                <w:right w:val="none" w:sz="0" w:space="0" w:color="auto"/>
              </w:divBdr>
            </w:div>
            <w:div w:id="696732302">
              <w:marLeft w:val="1440"/>
              <w:marRight w:val="0"/>
              <w:marTop w:val="0"/>
              <w:marBottom w:val="0"/>
              <w:divBdr>
                <w:top w:val="none" w:sz="0" w:space="0" w:color="auto"/>
                <w:left w:val="none" w:sz="0" w:space="0" w:color="auto"/>
                <w:bottom w:val="none" w:sz="0" w:space="0" w:color="auto"/>
                <w:right w:val="none" w:sz="0" w:space="0" w:color="auto"/>
              </w:divBdr>
            </w:div>
            <w:div w:id="1344698592">
              <w:marLeft w:val="720"/>
              <w:marRight w:val="0"/>
              <w:marTop w:val="0"/>
              <w:marBottom w:val="0"/>
              <w:divBdr>
                <w:top w:val="none" w:sz="0" w:space="0" w:color="auto"/>
                <w:left w:val="none" w:sz="0" w:space="0" w:color="auto"/>
                <w:bottom w:val="none" w:sz="0" w:space="0" w:color="auto"/>
                <w:right w:val="none" w:sz="0" w:space="0" w:color="auto"/>
              </w:divBdr>
            </w:div>
            <w:div w:id="1208488745">
              <w:marLeft w:val="1440"/>
              <w:marRight w:val="0"/>
              <w:marTop w:val="0"/>
              <w:marBottom w:val="0"/>
              <w:divBdr>
                <w:top w:val="none" w:sz="0" w:space="0" w:color="auto"/>
                <w:left w:val="none" w:sz="0" w:space="0" w:color="auto"/>
                <w:bottom w:val="none" w:sz="0" w:space="0" w:color="auto"/>
                <w:right w:val="none" w:sz="0" w:space="0" w:color="auto"/>
              </w:divBdr>
            </w:div>
            <w:div w:id="142166317">
              <w:marLeft w:val="1440"/>
              <w:marRight w:val="0"/>
              <w:marTop w:val="0"/>
              <w:marBottom w:val="0"/>
              <w:divBdr>
                <w:top w:val="none" w:sz="0" w:space="0" w:color="auto"/>
                <w:left w:val="none" w:sz="0" w:space="0" w:color="auto"/>
                <w:bottom w:val="none" w:sz="0" w:space="0" w:color="auto"/>
                <w:right w:val="none" w:sz="0" w:space="0" w:color="auto"/>
              </w:divBdr>
            </w:div>
            <w:div w:id="1326326547">
              <w:marLeft w:val="1440"/>
              <w:marRight w:val="0"/>
              <w:marTop w:val="0"/>
              <w:marBottom w:val="0"/>
              <w:divBdr>
                <w:top w:val="none" w:sz="0" w:space="0" w:color="auto"/>
                <w:left w:val="none" w:sz="0" w:space="0" w:color="auto"/>
                <w:bottom w:val="none" w:sz="0" w:space="0" w:color="auto"/>
                <w:right w:val="none" w:sz="0" w:space="0" w:color="auto"/>
              </w:divBdr>
            </w:div>
            <w:div w:id="399405992">
              <w:marLeft w:val="1440"/>
              <w:marRight w:val="0"/>
              <w:marTop w:val="0"/>
              <w:marBottom w:val="0"/>
              <w:divBdr>
                <w:top w:val="none" w:sz="0" w:space="0" w:color="auto"/>
                <w:left w:val="none" w:sz="0" w:space="0" w:color="auto"/>
                <w:bottom w:val="none" w:sz="0" w:space="0" w:color="auto"/>
                <w:right w:val="none" w:sz="0" w:space="0" w:color="auto"/>
              </w:divBdr>
            </w:div>
            <w:div w:id="692264534">
              <w:marLeft w:val="720"/>
              <w:marRight w:val="0"/>
              <w:marTop w:val="0"/>
              <w:marBottom w:val="0"/>
              <w:divBdr>
                <w:top w:val="none" w:sz="0" w:space="0" w:color="auto"/>
                <w:left w:val="none" w:sz="0" w:space="0" w:color="auto"/>
                <w:bottom w:val="none" w:sz="0" w:space="0" w:color="auto"/>
                <w:right w:val="none" w:sz="0" w:space="0" w:color="auto"/>
              </w:divBdr>
            </w:div>
            <w:div w:id="1341468438">
              <w:marLeft w:val="1440"/>
              <w:marRight w:val="0"/>
              <w:marTop w:val="0"/>
              <w:marBottom w:val="0"/>
              <w:divBdr>
                <w:top w:val="none" w:sz="0" w:space="0" w:color="auto"/>
                <w:left w:val="none" w:sz="0" w:space="0" w:color="auto"/>
                <w:bottom w:val="none" w:sz="0" w:space="0" w:color="auto"/>
                <w:right w:val="none" w:sz="0" w:space="0" w:color="auto"/>
              </w:divBdr>
            </w:div>
            <w:div w:id="1647511707">
              <w:marLeft w:val="1440"/>
              <w:marRight w:val="0"/>
              <w:marTop w:val="0"/>
              <w:marBottom w:val="0"/>
              <w:divBdr>
                <w:top w:val="none" w:sz="0" w:space="0" w:color="auto"/>
                <w:left w:val="none" w:sz="0" w:space="0" w:color="auto"/>
                <w:bottom w:val="none" w:sz="0" w:space="0" w:color="auto"/>
                <w:right w:val="none" w:sz="0" w:space="0" w:color="auto"/>
              </w:divBdr>
            </w:div>
            <w:div w:id="931277057">
              <w:marLeft w:val="1440"/>
              <w:marRight w:val="0"/>
              <w:marTop w:val="0"/>
              <w:marBottom w:val="0"/>
              <w:divBdr>
                <w:top w:val="none" w:sz="0" w:space="0" w:color="auto"/>
                <w:left w:val="none" w:sz="0" w:space="0" w:color="auto"/>
                <w:bottom w:val="none" w:sz="0" w:space="0" w:color="auto"/>
                <w:right w:val="none" w:sz="0" w:space="0" w:color="auto"/>
              </w:divBdr>
            </w:div>
            <w:div w:id="458694749">
              <w:marLeft w:val="1440"/>
              <w:marRight w:val="0"/>
              <w:marTop w:val="0"/>
              <w:marBottom w:val="0"/>
              <w:divBdr>
                <w:top w:val="none" w:sz="0" w:space="0" w:color="auto"/>
                <w:left w:val="none" w:sz="0" w:space="0" w:color="auto"/>
                <w:bottom w:val="none" w:sz="0" w:space="0" w:color="auto"/>
                <w:right w:val="none" w:sz="0" w:space="0" w:color="auto"/>
              </w:divBdr>
            </w:div>
            <w:div w:id="830099192">
              <w:marLeft w:val="720"/>
              <w:marRight w:val="0"/>
              <w:marTop w:val="0"/>
              <w:marBottom w:val="0"/>
              <w:divBdr>
                <w:top w:val="none" w:sz="0" w:space="0" w:color="auto"/>
                <w:left w:val="none" w:sz="0" w:space="0" w:color="auto"/>
                <w:bottom w:val="none" w:sz="0" w:space="0" w:color="auto"/>
                <w:right w:val="none" w:sz="0" w:space="0" w:color="auto"/>
              </w:divBdr>
            </w:div>
            <w:div w:id="564297598">
              <w:marLeft w:val="1440"/>
              <w:marRight w:val="0"/>
              <w:marTop w:val="0"/>
              <w:marBottom w:val="0"/>
              <w:divBdr>
                <w:top w:val="none" w:sz="0" w:space="0" w:color="auto"/>
                <w:left w:val="none" w:sz="0" w:space="0" w:color="auto"/>
                <w:bottom w:val="none" w:sz="0" w:space="0" w:color="auto"/>
                <w:right w:val="none" w:sz="0" w:space="0" w:color="auto"/>
              </w:divBdr>
            </w:div>
            <w:div w:id="626199304">
              <w:marLeft w:val="1440"/>
              <w:marRight w:val="0"/>
              <w:marTop w:val="0"/>
              <w:marBottom w:val="0"/>
              <w:divBdr>
                <w:top w:val="none" w:sz="0" w:space="0" w:color="auto"/>
                <w:left w:val="none" w:sz="0" w:space="0" w:color="auto"/>
                <w:bottom w:val="none" w:sz="0" w:space="0" w:color="auto"/>
                <w:right w:val="none" w:sz="0" w:space="0" w:color="auto"/>
              </w:divBdr>
            </w:div>
            <w:div w:id="885608649">
              <w:marLeft w:val="1440"/>
              <w:marRight w:val="0"/>
              <w:marTop w:val="0"/>
              <w:marBottom w:val="0"/>
              <w:divBdr>
                <w:top w:val="none" w:sz="0" w:space="0" w:color="auto"/>
                <w:left w:val="none" w:sz="0" w:space="0" w:color="auto"/>
                <w:bottom w:val="none" w:sz="0" w:space="0" w:color="auto"/>
                <w:right w:val="none" w:sz="0" w:space="0" w:color="auto"/>
              </w:divBdr>
            </w:div>
            <w:div w:id="1188063944">
              <w:marLeft w:val="1440"/>
              <w:marRight w:val="0"/>
              <w:marTop w:val="0"/>
              <w:marBottom w:val="0"/>
              <w:divBdr>
                <w:top w:val="none" w:sz="0" w:space="0" w:color="auto"/>
                <w:left w:val="none" w:sz="0" w:space="0" w:color="auto"/>
                <w:bottom w:val="none" w:sz="0" w:space="0" w:color="auto"/>
                <w:right w:val="none" w:sz="0" w:space="0" w:color="auto"/>
              </w:divBdr>
            </w:div>
            <w:div w:id="705764314">
              <w:marLeft w:val="720"/>
              <w:marRight w:val="0"/>
              <w:marTop w:val="0"/>
              <w:marBottom w:val="0"/>
              <w:divBdr>
                <w:top w:val="none" w:sz="0" w:space="0" w:color="auto"/>
                <w:left w:val="none" w:sz="0" w:space="0" w:color="auto"/>
                <w:bottom w:val="none" w:sz="0" w:space="0" w:color="auto"/>
                <w:right w:val="none" w:sz="0" w:space="0" w:color="auto"/>
              </w:divBdr>
            </w:div>
            <w:div w:id="403533691">
              <w:marLeft w:val="1440"/>
              <w:marRight w:val="0"/>
              <w:marTop w:val="0"/>
              <w:marBottom w:val="0"/>
              <w:divBdr>
                <w:top w:val="none" w:sz="0" w:space="0" w:color="auto"/>
                <w:left w:val="none" w:sz="0" w:space="0" w:color="auto"/>
                <w:bottom w:val="none" w:sz="0" w:space="0" w:color="auto"/>
                <w:right w:val="none" w:sz="0" w:space="0" w:color="auto"/>
              </w:divBdr>
            </w:div>
            <w:div w:id="1939827402">
              <w:marLeft w:val="1440"/>
              <w:marRight w:val="0"/>
              <w:marTop w:val="0"/>
              <w:marBottom w:val="0"/>
              <w:divBdr>
                <w:top w:val="none" w:sz="0" w:space="0" w:color="auto"/>
                <w:left w:val="none" w:sz="0" w:space="0" w:color="auto"/>
                <w:bottom w:val="none" w:sz="0" w:space="0" w:color="auto"/>
                <w:right w:val="none" w:sz="0" w:space="0" w:color="auto"/>
              </w:divBdr>
            </w:div>
            <w:div w:id="1971746303">
              <w:marLeft w:val="1440"/>
              <w:marRight w:val="0"/>
              <w:marTop w:val="0"/>
              <w:marBottom w:val="0"/>
              <w:divBdr>
                <w:top w:val="none" w:sz="0" w:space="0" w:color="auto"/>
                <w:left w:val="none" w:sz="0" w:space="0" w:color="auto"/>
                <w:bottom w:val="none" w:sz="0" w:space="0" w:color="auto"/>
                <w:right w:val="none" w:sz="0" w:space="0" w:color="auto"/>
              </w:divBdr>
            </w:div>
            <w:div w:id="1424376648">
              <w:marLeft w:val="1440"/>
              <w:marRight w:val="0"/>
              <w:marTop w:val="0"/>
              <w:marBottom w:val="0"/>
              <w:divBdr>
                <w:top w:val="none" w:sz="0" w:space="0" w:color="auto"/>
                <w:left w:val="none" w:sz="0" w:space="0" w:color="auto"/>
                <w:bottom w:val="none" w:sz="0" w:space="0" w:color="auto"/>
                <w:right w:val="none" w:sz="0" w:space="0" w:color="auto"/>
              </w:divBdr>
            </w:div>
            <w:div w:id="1132212329">
              <w:marLeft w:val="0"/>
              <w:marRight w:val="0"/>
              <w:marTop w:val="0"/>
              <w:marBottom w:val="0"/>
              <w:divBdr>
                <w:top w:val="none" w:sz="0" w:space="0" w:color="auto"/>
                <w:left w:val="none" w:sz="0" w:space="0" w:color="auto"/>
                <w:bottom w:val="none" w:sz="0" w:space="0" w:color="auto"/>
                <w:right w:val="none" w:sz="0" w:space="0" w:color="auto"/>
              </w:divBdr>
            </w:div>
            <w:div w:id="1097798591">
              <w:marLeft w:val="1440"/>
              <w:marRight w:val="0"/>
              <w:marTop w:val="0"/>
              <w:marBottom w:val="0"/>
              <w:divBdr>
                <w:top w:val="none" w:sz="0" w:space="0" w:color="auto"/>
                <w:left w:val="none" w:sz="0" w:space="0" w:color="auto"/>
                <w:bottom w:val="none" w:sz="0" w:space="0" w:color="auto"/>
                <w:right w:val="none" w:sz="0" w:space="0" w:color="auto"/>
              </w:divBdr>
            </w:div>
            <w:div w:id="78216664">
              <w:marLeft w:val="1440"/>
              <w:marRight w:val="0"/>
              <w:marTop w:val="0"/>
              <w:marBottom w:val="0"/>
              <w:divBdr>
                <w:top w:val="none" w:sz="0" w:space="0" w:color="auto"/>
                <w:left w:val="none" w:sz="0" w:space="0" w:color="auto"/>
                <w:bottom w:val="none" w:sz="0" w:space="0" w:color="auto"/>
                <w:right w:val="none" w:sz="0" w:space="0" w:color="auto"/>
              </w:divBdr>
            </w:div>
            <w:div w:id="92744987">
              <w:marLeft w:val="1440"/>
              <w:marRight w:val="0"/>
              <w:marTop w:val="0"/>
              <w:marBottom w:val="0"/>
              <w:divBdr>
                <w:top w:val="none" w:sz="0" w:space="0" w:color="auto"/>
                <w:left w:val="none" w:sz="0" w:space="0" w:color="auto"/>
                <w:bottom w:val="none" w:sz="0" w:space="0" w:color="auto"/>
                <w:right w:val="none" w:sz="0" w:space="0" w:color="auto"/>
              </w:divBdr>
            </w:div>
            <w:div w:id="2046830915">
              <w:marLeft w:val="1440"/>
              <w:marRight w:val="0"/>
              <w:marTop w:val="0"/>
              <w:marBottom w:val="0"/>
              <w:divBdr>
                <w:top w:val="none" w:sz="0" w:space="0" w:color="auto"/>
                <w:left w:val="none" w:sz="0" w:space="0" w:color="auto"/>
                <w:bottom w:val="none" w:sz="0" w:space="0" w:color="auto"/>
                <w:right w:val="none" w:sz="0" w:space="0" w:color="auto"/>
              </w:divBdr>
            </w:div>
            <w:div w:id="2014068861">
              <w:marLeft w:val="0"/>
              <w:marRight w:val="0"/>
              <w:marTop w:val="0"/>
              <w:marBottom w:val="0"/>
              <w:divBdr>
                <w:top w:val="none" w:sz="0" w:space="0" w:color="auto"/>
                <w:left w:val="none" w:sz="0" w:space="0" w:color="auto"/>
                <w:bottom w:val="none" w:sz="0" w:space="0" w:color="auto"/>
                <w:right w:val="none" w:sz="0" w:space="0" w:color="auto"/>
              </w:divBdr>
            </w:div>
            <w:div w:id="511265564">
              <w:marLeft w:val="1440"/>
              <w:marRight w:val="0"/>
              <w:marTop w:val="0"/>
              <w:marBottom w:val="0"/>
              <w:divBdr>
                <w:top w:val="none" w:sz="0" w:space="0" w:color="auto"/>
                <w:left w:val="none" w:sz="0" w:space="0" w:color="auto"/>
                <w:bottom w:val="none" w:sz="0" w:space="0" w:color="auto"/>
                <w:right w:val="none" w:sz="0" w:space="0" w:color="auto"/>
              </w:divBdr>
            </w:div>
            <w:div w:id="71393519">
              <w:marLeft w:val="1440"/>
              <w:marRight w:val="0"/>
              <w:marTop w:val="0"/>
              <w:marBottom w:val="0"/>
              <w:divBdr>
                <w:top w:val="none" w:sz="0" w:space="0" w:color="auto"/>
                <w:left w:val="none" w:sz="0" w:space="0" w:color="auto"/>
                <w:bottom w:val="none" w:sz="0" w:space="0" w:color="auto"/>
                <w:right w:val="none" w:sz="0" w:space="0" w:color="auto"/>
              </w:divBdr>
            </w:div>
            <w:div w:id="1582713192">
              <w:marLeft w:val="1440"/>
              <w:marRight w:val="0"/>
              <w:marTop w:val="0"/>
              <w:marBottom w:val="0"/>
              <w:divBdr>
                <w:top w:val="none" w:sz="0" w:space="0" w:color="auto"/>
                <w:left w:val="none" w:sz="0" w:space="0" w:color="auto"/>
                <w:bottom w:val="none" w:sz="0" w:space="0" w:color="auto"/>
                <w:right w:val="none" w:sz="0" w:space="0" w:color="auto"/>
              </w:divBdr>
            </w:div>
            <w:div w:id="1153570470">
              <w:marLeft w:val="1440"/>
              <w:marRight w:val="0"/>
              <w:marTop w:val="0"/>
              <w:marBottom w:val="0"/>
              <w:divBdr>
                <w:top w:val="none" w:sz="0" w:space="0" w:color="auto"/>
                <w:left w:val="none" w:sz="0" w:space="0" w:color="auto"/>
                <w:bottom w:val="none" w:sz="0" w:space="0" w:color="auto"/>
                <w:right w:val="none" w:sz="0" w:space="0" w:color="auto"/>
              </w:divBdr>
            </w:div>
            <w:div w:id="1678657251">
              <w:marLeft w:val="0"/>
              <w:marRight w:val="0"/>
              <w:marTop w:val="0"/>
              <w:marBottom w:val="0"/>
              <w:divBdr>
                <w:top w:val="none" w:sz="0" w:space="0" w:color="auto"/>
                <w:left w:val="none" w:sz="0" w:space="0" w:color="auto"/>
                <w:bottom w:val="none" w:sz="0" w:space="0" w:color="auto"/>
                <w:right w:val="none" w:sz="0" w:space="0" w:color="auto"/>
              </w:divBdr>
            </w:div>
            <w:div w:id="2143884630">
              <w:marLeft w:val="1440"/>
              <w:marRight w:val="0"/>
              <w:marTop w:val="0"/>
              <w:marBottom w:val="0"/>
              <w:divBdr>
                <w:top w:val="none" w:sz="0" w:space="0" w:color="auto"/>
                <w:left w:val="none" w:sz="0" w:space="0" w:color="auto"/>
                <w:bottom w:val="none" w:sz="0" w:space="0" w:color="auto"/>
                <w:right w:val="none" w:sz="0" w:space="0" w:color="auto"/>
              </w:divBdr>
            </w:div>
            <w:div w:id="335151837">
              <w:marLeft w:val="1440"/>
              <w:marRight w:val="0"/>
              <w:marTop w:val="0"/>
              <w:marBottom w:val="0"/>
              <w:divBdr>
                <w:top w:val="none" w:sz="0" w:space="0" w:color="auto"/>
                <w:left w:val="none" w:sz="0" w:space="0" w:color="auto"/>
                <w:bottom w:val="none" w:sz="0" w:space="0" w:color="auto"/>
                <w:right w:val="none" w:sz="0" w:space="0" w:color="auto"/>
              </w:divBdr>
            </w:div>
            <w:div w:id="1852445868">
              <w:marLeft w:val="1440"/>
              <w:marRight w:val="0"/>
              <w:marTop w:val="0"/>
              <w:marBottom w:val="0"/>
              <w:divBdr>
                <w:top w:val="none" w:sz="0" w:space="0" w:color="auto"/>
                <w:left w:val="none" w:sz="0" w:space="0" w:color="auto"/>
                <w:bottom w:val="none" w:sz="0" w:space="0" w:color="auto"/>
                <w:right w:val="none" w:sz="0" w:space="0" w:color="auto"/>
              </w:divBdr>
            </w:div>
            <w:div w:id="711541568">
              <w:marLeft w:val="1440"/>
              <w:marRight w:val="0"/>
              <w:marTop w:val="0"/>
              <w:marBottom w:val="0"/>
              <w:divBdr>
                <w:top w:val="none" w:sz="0" w:space="0" w:color="auto"/>
                <w:left w:val="none" w:sz="0" w:space="0" w:color="auto"/>
                <w:bottom w:val="none" w:sz="0" w:space="0" w:color="auto"/>
                <w:right w:val="none" w:sz="0" w:space="0" w:color="auto"/>
              </w:divBdr>
            </w:div>
            <w:div w:id="271012143">
              <w:marLeft w:val="0"/>
              <w:marRight w:val="0"/>
              <w:marTop w:val="0"/>
              <w:marBottom w:val="0"/>
              <w:divBdr>
                <w:top w:val="none" w:sz="0" w:space="0" w:color="auto"/>
                <w:left w:val="none" w:sz="0" w:space="0" w:color="auto"/>
                <w:bottom w:val="none" w:sz="0" w:space="0" w:color="auto"/>
                <w:right w:val="none" w:sz="0" w:space="0" w:color="auto"/>
              </w:divBdr>
            </w:div>
            <w:div w:id="217129311">
              <w:marLeft w:val="1440"/>
              <w:marRight w:val="0"/>
              <w:marTop w:val="0"/>
              <w:marBottom w:val="0"/>
              <w:divBdr>
                <w:top w:val="none" w:sz="0" w:space="0" w:color="auto"/>
                <w:left w:val="none" w:sz="0" w:space="0" w:color="auto"/>
                <w:bottom w:val="none" w:sz="0" w:space="0" w:color="auto"/>
                <w:right w:val="none" w:sz="0" w:space="0" w:color="auto"/>
              </w:divBdr>
            </w:div>
            <w:div w:id="961113620">
              <w:marLeft w:val="1440"/>
              <w:marRight w:val="0"/>
              <w:marTop w:val="0"/>
              <w:marBottom w:val="0"/>
              <w:divBdr>
                <w:top w:val="none" w:sz="0" w:space="0" w:color="auto"/>
                <w:left w:val="none" w:sz="0" w:space="0" w:color="auto"/>
                <w:bottom w:val="none" w:sz="0" w:space="0" w:color="auto"/>
                <w:right w:val="none" w:sz="0" w:space="0" w:color="auto"/>
              </w:divBdr>
            </w:div>
            <w:div w:id="235626607">
              <w:marLeft w:val="1440"/>
              <w:marRight w:val="0"/>
              <w:marTop w:val="0"/>
              <w:marBottom w:val="0"/>
              <w:divBdr>
                <w:top w:val="none" w:sz="0" w:space="0" w:color="auto"/>
                <w:left w:val="none" w:sz="0" w:space="0" w:color="auto"/>
                <w:bottom w:val="none" w:sz="0" w:space="0" w:color="auto"/>
                <w:right w:val="none" w:sz="0" w:space="0" w:color="auto"/>
              </w:divBdr>
            </w:div>
            <w:div w:id="634484617">
              <w:marLeft w:val="1440"/>
              <w:marRight w:val="0"/>
              <w:marTop w:val="0"/>
              <w:marBottom w:val="0"/>
              <w:divBdr>
                <w:top w:val="none" w:sz="0" w:space="0" w:color="auto"/>
                <w:left w:val="none" w:sz="0" w:space="0" w:color="auto"/>
                <w:bottom w:val="none" w:sz="0" w:space="0" w:color="auto"/>
                <w:right w:val="none" w:sz="0" w:space="0" w:color="auto"/>
              </w:divBdr>
            </w:div>
            <w:div w:id="1710521279">
              <w:marLeft w:val="0"/>
              <w:marRight w:val="0"/>
              <w:marTop w:val="0"/>
              <w:marBottom w:val="0"/>
              <w:divBdr>
                <w:top w:val="none" w:sz="0" w:space="0" w:color="auto"/>
                <w:left w:val="none" w:sz="0" w:space="0" w:color="auto"/>
                <w:bottom w:val="none" w:sz="0" w:space="0" w:color="auto"/>
                <w:right w:val="none" w:sz="0" w:space="0" w:color="auto"/>
              </w:divBdr>
            </w:div>
            <w:div w:id="1812941209">
              <w:marLeft w:val="1440"/>
              <w:marRight w:val="0"/>
              <w:marTop w:val="0"/>
              <w:marBottom w:val="0"/>
              <w:divBdr>
                <w:top w:val="none" w:sz="0" w:space="0" w:color="auto"/>
                <w:left w:val="none" w:sz="0" w:space="0" w:color="auto"/>
                <w:bottom w:val="none" w:sz="0" w:space="0" w:color="auto"/>
                <w:right w:val="none" w:sz="0" w:space="0" w:color="auto"/>
              </w:divBdr>
            </w:div>
            <w:div w:id="419639505">
              <w:marLeft w:val="1440"/>
              <w:marRight w:val="0"/>
              <w:marTop w:val="0"/>
              <w:marBottom w:val="0"/>
              <w:divBdr>
                <w:top w:val="none" w:sz="0" w:space="0" w:color="auto"/>
                <w:left w:val="none" w:sz="0" w:space="0" w:color="auto"/>
                <w:bottom w:val="none" w:sz="0" w:space="0" w:color="auto"/>
                <w:right w:val="none" w:sz="0" w:space="0" w:color="auto"/>
              </w:divBdr>
            </w:div>
            <w:div w:id="1349529810">
              <w:marLeft w:val="1440"/>
              <w:marRight w:val="0"/>
              <w:marTop w:val="0"/>
              <w:marBottom w:val="0"/>
              <w:divBdr>
                <w:top w:val="none" w:sz="0" w:space="0" w:color="auto"/>
                <w:left w:val="none" w:sz="0" w:space="0" w:color="auto"/>
                <w:bottom w:val="none" w:sz="0" w:space="0" w:color="auto"/>
                <w:right w:val="none" w:sz="0" w:space="0" w:color="auto"/>
              </w:divBdr>
            </w:div>
            <w:div w:id="1920098759">
              <w:marLeft w:val="1440"/>
              <w:marRight w:val="0"/>
              <w:marTop w:val="0"/>
              <w:marBottom w:val="0"/>
              <w:divBdr>
                <w:top w:val="none" w:sz="0" w:space="0" w:color="auto"/>
                <w:left w:val="none" w:sz="0" w:space="0" w:color="auto"/>
                <w:bottom w:val="none" w:sz="0" w:space="0" w:color="auto"/>
                <w:right w:val="none" w:sz="0" w:space="0" w:color="auto"/>
              </w:divBdr>
            </w:div>
            <w:div w:id="925457698">
              <w:marLeft w:val="0"/>
              <w:marRight w:val="0"/>
              <w:marTop w:val="0"/>
              <w:marBottom w:val="0"/>
              <w:divBdr>
                <w:top w:val="none" w:sz="0" w:space="0" w:color="auto"/>
                <w:left w:val="none" w:sz="0" w:space="0" w:color="auto"/>
                <w:bottom w:val="none" w:sz="0" w:space="0" w:color="auto"/>
                <w:right w:val="none" w:sz="0" w:space="0" w:color="auto"/>
              </w:divBdr>
            </w:div>
            <w:div w:id="315499341">
              <w:marLeft w:val="1440"/>
              <w:marRight w:val="0"/>
              <w:marTop w:val="0"/>
              <w:marBottom w:val="0"/>
              <w:divBdr>
                <w:top w:val="none" w:sz="0" w:space="0" w:color="auto"/>
                <w:left w:val="none" w:sz="0" w:space="0" w:color="auto"/>
                <w:bottom w:val="none" w:sz="0" w:space="0" w:color="auto"/>
                <w:right w:val="none" w:sz="0" w:space="0" w:color="auto"/>
              </w:divBdr>
            </w:div>
            <w:div w:id="1457871548">
              <w:marLeft w:val="1440"/>
              <w:marRight w:val="0"/>
              <w:marTop w:val="0"/>
              <w:marBottom w:val="0"/>
              <w:divBdr>
                <w:top w:val="none" w:sz="0" w:space="0" w:color="auto"/>
                <w:left w:val="none" w:sz="0" w:space="0" w:color="auto"/>
                <w:bottom w:val="none" w:sz="0" w:space="0" w:color="auto"/>
                <w:right w:val="none" w:sz="0" w:space="0" w:color="auto"/>
              </w:divBdr>
            </w:div>
            <w:div w:id="315035110">
              <w:marLeft w:val="1440"/>
              <w:marRight w:val="0"/>
              <w:marTop w:val="0"/>
              <w:marBottom w:val="0"/>
              <w:divBdr>
                <w:top w:val="none" w:sz="0" w:space="0" w:color="auto"/>
                <w:left w:val="none" w:sz="0" w:space="0" w:color="auto"/>
                <w:bottom w:val="none" w:sz="0" w:space="0" w:color="auto"/>
                <w:right w:val="none" w:sz="0" w:space="0" w:color="auto"/>
              </w:divBdr>
            </w:div>
            <w:div w:id="701245859">
              <w:marLeft w:val="1440"/>
              <w:marRight w:val="0"/>
              <w:marTop w:val="0"/>
              <w:marBottom w:val="0"/>
              <w:divBdr>
                <w:top w:val="none" w:sz="0" w:space="0" w:color="auto"/>
                <w:left w:val="none" w:sz="0" w:space="0" w:color="auto"/>
                <w:bottom w:val="none" w:sz="0" w:space="0" w:color="auto"/>
                <w:right w:val="none" w:sz="0" w:space="0" w:color="auto"/>
              </w:divBdr>
            </w:div>
            <w:div w:id="1541015222">
              <w:marLeft w:val="1440"/>
              <w:marRight w:val="0"/>
              <w:marTop w:val="0"/>
              <w:marBottom w:val="0"/>
              <w:divBdr>
                <w:top w:val="none" w:sz="0" w:space="0" w:color="auto"/>
                <w:left w:val="none" w:sz="0" w:space="0" w:color="auto"/>
                <w:bottom w:val="none" w:sz="0" w:space="0" w:color="auto"/>
                <w:right w:val="none" w:sz="0" w:space="0" w:color="auto"/>
              </w:divBdr>
            </w:div>
            <w:div w:id="1838500394">
              <w:marLeft w:val="1440"/>
              <w:marRight w:val="0"/>
              <w:marTop w:val="0"/>
              <w:marBottom w:val="0"/>
              <w:divBdr>
                <w:top w:val="none" w:sz="0" w:space="0" w:color="auto"/>
                <w:left w:val="none" w:sz="0" w:space="0" w:color="auto"/>
                <w:bottom w:val="none" w:sz="0" w:space="0" w:color="auto"/>
                <w:right w:val="none" w:sz="0" w:space="0" w:color="auto"/>
              </w:divBdr>
            </w:div>
            <w:div w:id="1053430450">
              <w:marLeft w:val="1440"/>
              <w:marRight w:val="0"/>
              <w:marTop w:val="0"/>
              <w:marBottom w:val="0"/>
              <w:divBdr>
                <w:top w:val="none" w:sz="0" w:space="0" w:color="auto"/>
                <w:left w:val="none" w:sz="0" w:space="0" w:color="auto"/>
                <w:bottom w:val="none" w:sz="0" w:space="0" w:color="auto"/>
                <w:right w:val="none" w:sz="0" w:space="0" w:color="auto"/>
              </w:divBdr>
            </w:div>
            <w:div w:id="966854234">
              <w:marLeft w:val="1440"/>
              <w:marRight w:val="0"/>
              <w:marTop w:val="0"/>
              <w:marBottom w:val="0"/>
              <w:divBdr>
                <w:top w:val="none" w:sz="0" w:space="0" w:color="auto"/>
                <w:left w:val="none" w:sz="0" w:space="0" w:color="auto"/>
                <w:bottom w:val="none" w:sz="0" w:space="0" w:color="auto"/>
                <w:right w:val="none" w:sz="0" w:space="0" w:color="auto"/>
              </w:divBdr>
            </w:div>
            <w:div w:id="763840221">
              <w:marLeft w:val="0"/>
              <w:marRight w:val="0"/>
              <w:marTop w:val="0"/>
              <w:marBottom w:val="0"/>
              <w:divBdr>
                <w:top w:val="none" w:sz="0" w:space="0" w:color="auto"/>
                <w:left w:val="none" w:sz="0" w:space="0" w:color="auto"/>
                <w:bottom w:val="none" w:sz="0" w:space="0" w:color="auto"/>
                <w:right w:val="none" w:sz="0" w:space="0" w:color="auto"/>
              </w:divBdr>
            </w:div>
            <w:div w:id="476149898">
              <w:marLeft w:val="1440"/>
              <w:marRight w:val="0"/>
              <w:marTop w:val="0"/>
              <w:marBottom w:val="0"/>
              <w:divBdr>
                <w:top w:val="none" w:sz="0" w:space="0" w:color="auto"/>
                <w:left w:val="none" w:sz="0" w:space="0" w:color="auto"/>
                <w:bottom w:val="none" w:sz="0" w:space="0" w:color="auto"/>
                <w:right w:val="none" w:sz="0" w:space="0" w:color="auto"/>
              </w:divBdr>
            </w:div>
            <w:div w:id="1610356420">
              <w:marLeft w:val="1440"/>
              <w:marRight w:val="0"/>
              <w:marTop w:val="0"/>
              <w:marBottom w:val="0"/>
              <w:divBdr>
                <w:top w:val="none" w:sz="0" w:space="0" w:color="auto"/>
                <w:left w:val="none" w:sz="0" w:space="0" w:color="auto"/>
                <w:bottom w:val="none" w:sz="0" w:space="0" w:color="auto"/>
                <w:right w:val="none" w:sz="0" w:space="0" w:color="auto"/>
              </w:divBdr>
            </w:div>
            <w:div w:id="1761104219">
              <w:marLeft w:val="1440"/>
              <w:marRight w:val="0"/>
              <w:marTop w:val="0"/>
              <w:marBottom w:val="0"/>
              <w:divBdr>
                <w:top w:val="none" w:sz="0" w:space="0" w:color="auto"/>
                <w:left w:val="none" w:sz="0" w:space="0" w:color="auto"/>
                <w:bottom w:val="none" w:sz="0" w:space="0" w:color="auto"/>
                <w:right w:val="none" w:sz="0" w:space="0" w:color="auto"/>
              </w:divBdr>
            </w:div>
            <w:div w:id="715934694">
              <w:marLeft w:val="1440"/>
              <w:marRight w:val="0"/>
              <w:marTop w:val="0"/>
              <w:marBottom w:val="0"/>
              <w:divBdr>
                <w:top w:val="none" w:sz="0" w:space="0" w:color="auto"/>
                <w:left w:val="none" w:sz="0" w:space="0" w:color="auto"/>
                <w:bottom w:val="none" w:sz="0" w:space="0" w:color="auto"/>
                <w:right w:val="none" w:sz="0" w:space="0" w:color="auto"/>
              </w:divBdr>
            </w:div>
            <w:div w:id="1680085076">
              <w:marLeft w:val="0"/>
              <w:marRight w:val="0"/>
              <w:marTop w:val="0"/>
              <w:marBottom w:val="0"/>
              <w:divBdr>
                <w:top w:val="none" w:sz="0" w:space="0" w:color="auto"/>
                <w:left w:val="none" w:sz="0" w:space="0" w:color="auto"/>
                <w:bottom w:val="none" w:sz="0" w:space="0" w:color="auto"/>
                <w:right w:val="none" w:sz="0" w:space="0" w:color="auto"/>
              </w:divBdr>
            </w:div>
            <w:div w:id="1647122502">
              <w:marLeft w:val="1440"/>
              <w:marRight w:val="0"/>
              <w:marTop w:val="0"/>
              <w:marBottom w:val="0"/>
              <w:divBdr>
                <w:top w:val="none" w:sz="0" w:space="0" w:color="auto"/>
                <w:left w:val="none" w:sz="0" w:space="0" w:color="auto"/>
                <w:bottom w:val="none" w:sz="0" w:space="0" w:color="auto"/>
                <w:right w:val="none" w:sz="0" w:space="0" w:color="auto"/>
              </w:divBdr>
            </w:div>
            <w:div w:id="1303314723">
              <w:marLeft w:val="1440"/>
              <w:marRight w:val="0"/>
              <w:marTop w:val="0"/>
              <w:marBottom w:val="0"/>
              <w:divBdr>
                <w:top w:val="none" w:sz="0" w:space="0" w:color="auto"/>
                <w:left w:val="none" w:sz="0" w:space="0" w:color="auto"/>
                <w:bottom w:val="none" w:sz="0" w:space="0" w:color="auto"/>
                <w:right w:val="none" w:sz="0" w:space="0" w:color="auto"/>
              </w:divBdr>
            </w:div>
            <w:div w:id="746926199">
              <w:marLeft w:val="1440"/>
              <w:marRight w:val="0"/>
              <w:marTop w:val="0"/>
              <w:marBottom w:val="0"/>
              <w:divBdr>
                <w:top w:val="none" w:sz="0" w:space="0" w:color="auto"/>
                <w:left w:val="none" w:sz="0" w:space="0" w:color="auto"/>
                <w:bottom w:val="none" w:sz="0" w:space="0" w:color="auto"/>
                <w:right w:val="none" w:sz="0" w:space="0" w:color="auto"/>
              </w:divBdr>
            </w:div>
            <w:div w:id="1830561394">
              <w:marLeft w:val="1440"/>
              <w:marRight w:val="0"/>
              <w:marTop w:val="0"/>
              <w:marBottom w:val="0"/>
              <w:divBdr>
                <w:top w:val="none" w:sz="0" w:space="0" w:color="auto"/>
                <w:left w:val="none" w:sz="0" w:space="0" w:color="auto"/>
                <w:bottom w:val="none" w:sz="0" w:space="0" w:color="auto"/>
                <w:right w:val="none" w:sz="0" w:space="0" w:color="auto"/>
              </w:divBdr>
            </w:div>
            <w:div w:id="2116711240">
              <w:marLeft w:val="1440"/>
              <w:marRight w:val="0"/>
              <w:marTop w:val="0"/>
              <w:marBottom w:val="0"/>
              <w:divBdr>
                <w:top w:val="none" w:sz="0" w:space="0" w:color="auto"/>
                <w:left w:val="none" w:sz="0" w:space="0" w:color="auto"/>
                <w:bottom w:val="none" w:sz="0" w:space="0" w:color="auto"/>
                <w:right w:val="none" w:sz="0" w:space="0" w:color="auto"/>
              </w:divBdr>
            </w:div>
            <w:div w:id="948469169">
              <w:marLeft w:val="1440"/>
              <w:marRight w:val="0"/>
              <w:marTop w:val="0"/>
              <w:marBottom w:val="0"/>
              <w:divBdr>
                <w:top w:val="none" w:sz="0" w:space="0" w:color="auto"/>
                <w:left w:val="none" w:sz="0" w:space="0" w:color="auto"/>
                <w:bottom w:val="none" w:sz="0" w:space="0" w:color="auto"/>
                <w:right w:val="none" w:sz="0" w:space="0" w:color="auto"/>
              </w:divBdr>
            </w:div>
            <w:div w:id="651640051">
              <w:marLeft w:val="1440"/>
              <w:marRight w:val="0"/>
              <w:marTop w:val="0"/>
              <w:marBottom w:val="0"/>
              <w:divBdr>
                <w:top w:val="none" w:sz="0" w:space="0" w:color="auto"/>
                <w:left w:val="none" w:sz="0" w:space="0" w:color="auto"/>
                <w:bottom w:val="none" w:sz="0" w:space="0" w:color="auto"/>
                <w:right w:val="none" w:sz="0" w:space="0" w:color="auto"/>
              </w:divBdr>
            </w:div>
            <w:div w:id="1560167097">
              <w:marLeft w:val="1440"/>
              <w:marRight w:val="0"/>
              <w:marTop w:val="0"/>
              <w:marBottom w:val="0"/>
              <w:divBdr>
                <w:top w:val="none" w:sz="0" w:space="0" w:color="auto"/>
                <w:left w:val="none" w:sz="0" w:space="0" w:color="auto"/>
                <w:bottom w:val="none" w:sz="0" w:space="0" w:color="auto"/>
                <w:right w:val="none" w:sz="0" w:space="0" w:color="auto"/>
              </w:divBdr>
            </w:div>
            <w:div w:id="1289316039">
              <w:marLeft w:val="1440"/>
              <w:marRight w:val="0"/>
              <w:marTop w:val="0"/>
              <w:marBottom w:val="0"/>
              <w:divBdr>
                <w:top w:val="none" w:sz="0" w:space="0" w:color="auto"/>
                <w:left w:val="none" w:sz="0" w:space="0" w:color="auto"/>
                <w:bottom w:val="none" w:sz="0" w:space="0" w:color="auto"/>
                <w:right w:val="none" w:sz="0" w:space="0" w:color="auto"/>
              </w:divBdr>
            </w:div>
            <w:div w:id="335228072">
              <w:marLeft w:val="1440"/>
              <w:marRight w:val="0"/>
              <w:marTop w:val="0"/>
              <w:marBottom w:val="0"/>
              <w:divBdr>
                <w:top w:val="none" w:sz="0" w:space="0" w:color="auto"/>
                <w:left w:val="none" w:sz="0" w:space="0" w:color="auto"/>
                <w:bottom w:val="none" w:sz="0" w:space="0" w:color="auto"/>
                <w:right w:val="none" w:sz="0" w:space="0" w:color="auto"/>
              </w:divBdr>
            </w:div>
            <w:div w:id="1001589729">
              <w:marLeft w:val="1440"/>
              <w:marRight w:val="0"/>
              <w:marTop w:val="0"/>
              <w:marBottom w:val="0"/>
              <w:divBdr>
                <w:top w:val="none" w:sz="0" w:space="0" w:color="auto"/>
                <w:left w:val="none" w:sz="0" w:space="0" w:color="auto"/>
                <w:bottom w:val="none" w:sz="0" w:space="0" w:color="auto"/>
                <w:right w:val="none" w:sz="0" w:space="0" w:color="auto"/>
              </w:divBdr>
            </w:div>
            <w:div w:id="1287350951">
              <w:marLeft w:val="1440"/>
              <w:marRight w:val="0"/>
              <w:marTop w:val="0"/>
              <w:marBottom w:val="0"/>
              <w:divBdr>
                <w:top w:val="none" w:sz="0" w:space="0" w:color="auto"/>
                <w:left w:val="none" w:sz="0" w:space="0" w:color="auto"/>
                <w:bottom w:val="none" w:sz="0" w:space="0" w:color="auto"/>
                <w:right w:val="none" w:sz="0" w:space="0" w:color="auto"/>
              </w:divBdr>
            </w:div>
            <w:div w:id="500894050">
              <w:marLeft w:val="1440"/>
              <w:marRight w:val="0"/>
              <w:marTop w:val="0"/>
              <w:marBottom w:val="0"/>
              <w:divBdr>
                <w:top w:val="none" w:sz="0" w:space="0" w:color="auto"/>
                <w:left w:val="none" w:sz="0" w:space="0" w:color="auto"/>
                <w:bottom w:val="none" w:sz="0" w:space="0" w:color="auto"/>
                <w:right w:val="none" w:sz="0" w:space="0" w:color="auto"/>
              </w:divBdr>
            </w:div>
            <w:div w:id="1970629047">
              <w:marLeft w:val="1440"/>
              <w:marRight w:val="0"/>
              <w:marTop w:val="0"/>
              <w:marBottom w:val="0"/>
              <w:divBdr>
                <w:top w:val="none" w:sz="0" w:space="0" w:color="auto"/>
                <w:left w:val="none" w:sz="0" w:space="0" w:color="auto"/>
                <w:bottom w:val="none" w:sz="0" w:space="0" w:color="auto"/>
                <w:right w:val="none" w:sz="0" w:space="0" w:color="auto"/>
              </w:divBdr>
            </w:div>
            <w:div w:id="1165903640">
              <w:marLeft w:val="1440"/>
              <w:marRight w:val="0"/>
              <w:marTop w:val="0"/>
              <w:marBottom w:val="0"/>
              <w:divBdr>
                <w:top w:val="none" w:sz="0" w:space="0" w:color="auto"/>
                <w:left w:val="none" w:sz="0" w:space="0" w:color="auto"/>
                <w:bottom w:val="none" w:sz="0" w:space="0" w:color="auto"/>
                <w:right w:val="none" w:sz="0" w:space="0" w:color="auto"/>
              </w:divBdr>
            </w:div>
            <w:div w:id="92747047">
              <w:marLeft w:val="1440"/>
              <w:marRight w:val="0"/>
              <w:marTop w:val="0"/>
              <w:marBottom w:val="0"/>
              <w:divBdr>
                <w:top w:val="none" w:sz="0" w:space="0" w:color="auto"/>
                <w:left w:val="none" w:sz="0" w:space="0" w:color="auto"/>
                <w:bottom w:val="none" w:sz="0" w:space="0" w:color="auto"/>
                <w:right w:val="none" w:sz="0" w:space="0" w:color="auto"/>
              </w:divBdr>
            </w:div>
            <w:div w:id="881484183">
              <w:marLeft w:val="1440"/>
              <w:marRight w:val="0"/>
              <w:marTop w:val="0"/>
              <w:marBottom w:val="0"/>
              <w:divBdr>
                <w:top w:val="none" w:sz="0" w:space="0" w:color="auto"/>
                <w:left w:val="none" w:sz="0" w:space="0" w:color="auto"/>
                <w:bottom w:val="none" w:sz="0" w:space="0" w:color="auto"/>
                <w:right w:val="none" w:sz="0" w:space="0" w:color="auto"/>
              </w:divBdr>
            </w:div>
            <w:div w:id="185675412">
              <w:marLeft w:val="1440"/>
              <w:marRight w:val="0"/>
              <w:marTop w:val="0"/>
              <w:marBottom w:val="0"/>
              <w:divBdr>
                <w:top w:val="none" w:sz="0" w:space="0" w:color="auto"/>
                <w:left w:val="none" w:sz="0" w:space="0" w:color="auto"/>
                <w:bottom w:val="none" w:sz="0" w:space="0" w:color="auto"/>
                <w:right w:val="none" w:sz="0" w:space="0" w:color="auto"/>
              </w:divBdr>
            </w:div>
            <w:div w:id="1860463830">
              <w:marLeft w:val="1440"/>
              <w:marRight w:val="0"/>
              <w:marTop w:val="0"/>
              <w:marBottom w:val="0"/>
              <w:divBdr>
                <w:top w:val="none" w:sz="0" w:space="0" w:color="auto"/>
                <w:left w:val="none" w:sz="0" w:space="0" w:color="auto"/>
                <w:bottom w:val="none" w:sz="0" w:space="0" w:color="auto"/>
                <w:right w:val="none" w:sz="0" w:space="0" w:color="auto"/>
              </w:divBdr>
            </w:div>
            <w:div w:id="2107578153">
              <w:marLeft w:val="1440"/>
              <w:marRight w:val="0"/>
              <w:marTop w:val="0"/>
              <w:marBottom w:val="0"/>
              <w:divBdr>
                <w:top w:val="none" w:sz="0" w:space="0" w:color="auto"/>
                <w:left w:val="none" w:sz="0" w:space="0" w:color="auto"/>
                <w:bottom w:val="none" w:sz="0" w:space="0" w:color="auto"/>
                <w:right w:val="none" w:sz="0" w:space="0" w:color="auto"/>
              </w:divBdr>
            </w:div>
            <w:div w:id="295070596">
              <w:marLeft w:val="1440"/>
              <w:marRight w:val="0"/>
              <w:marTop w:val="0"/>
              <w:marBottom w:val="0"/>
              <w:divBdr>
                <w:top w:val="none" w:sz="0" w:space="0" w:color="auto"/>
                <w:left w:val="none" w:sz="0" w:space="0" w:color="auto"/>
                <w:bottom w:val="none" w:sz="0" w:space="0" w:color="auto"/>
                <w:right w:val="none" w:sz="0" w:space="0" w:color="auto"/>
              </w:divBdr>
            </w:div>
            <w:div w:id="1270965803">
              <w:marLeft w:val="1440"/>
              <w:marRight w:val="0"/>
              <w:marTop w:val="0"/>
              <w:marBottom w:val="0"/>
              <w:divBdr>
                <w:top w:val="none" w:sz="0" w:space="0" w:color="auto"/>
                <w:left w:val="none" w:sz="0" w:space="0" w:color="auto"/>
                <w:bottom w:val="none" w:sz="0" w:space="0" w:color="auto"/>
                <w:right w:val="none" w:sz="0" w:space="0" w:color="auto"/>
              </w:divBdr>
            </w:div>
            <w:div w:id="343828872">
              <w:marLeft w:val="1440"/>
              <w:marRight w:val="0"/>
              <w:marTop w:val="0"/>
              <w:marBottom w:val="0"/>
              <w:divBdr>
                <w:top w:val="none" w:sz="0" w:space="0" w:color="auto"/>
                <w:left w:val="none" w:sz="0" w:space="0" w:color="auto"/>
                <w:bottom w:val="none" w:sz="0" w:space="0" w:color="auto"/>
                <w:right w:val="none" w:sz="0" w:space="0" w:color="auto"/>
              </w:divBdr>
            </w:div>
            <w:div w:id="677775126">
              <w:marLeft w:val="1440"/>
              <w:marRight w:val="0"/>
              <w:marTop w:val="0"/>
              <w:marBottom w:val="0"/>
              <w:divBdr>
                <w:top w:val="none" w:sz="0" w:space="0" w:color="auto"/>
                <w:left w:val="none" w:sz="0" w:space="0" w:color="auto"/>
                <w:bottom w:val="none" w:sz="0" w:space="0" w:color="auto"/>
                <w:right w:val="none" w:sz="0" w:space="0" w:color="auto"/>
              </w:divBdr>
            </w:div>
            <w:div w:id="1868442585">
              <w:marLeft w:val="1440"/>
              <w:marRight w:val="0"/>
              <w:marTop w:val="0"/>
              <w:marBottom w:val="0"/>
              <w:divBdr>
                <w:top w:val="none" w:sz="0" w:space="0" w:color="auto"/>
                <w:left w:val="none" w:sz="0" w:space="0" w:color="auto"/>
                <w:bottom w:val="none" w:sz="0" w:space="0" w:color="auto"/>
                <w:right w:val="none" w:sz="0" w:space="0" w:color="auto"/>
              </w:divBdr>
            </w:div>
            <w:div w:id="740180053">
              <w:marLeft w:val="1440"/>
              <w:marRight w:val="0"/>
              <w:marTop w:val="0"/>
              <w:marBottom w:val="0"/>
              <w:divBdr>
                <w:top w:val="none" w:sz="0" w:space="0" w:color="auto"/>
                <w:left w:val="none" w:sz="0" w:space="0" w:color="auto"/>
                <w:bottom w:val="none" w:sz="0" w:space="0" w:color="auto"/>
                <w:right w:val="none" w:sz="0" w:space="0" w:color="auto"/>
              </w:divBdr>
            </w:div>
            <w:div w:id="650864830">
              <w:marLeft w:val="1440"/>
              <w:marRight w:val="0"/>
              <w:marTop w:val="0"/>
              <w:marBottom w:val="0"/>
              <w:divBdr>
                <w:top w:val="none" w:sz="0" w:space="0" w:color="auto"/>
                <w:left w:val="none" w:sz="0" w:space="0" w:color="auto"/>
                <w:bottom w:val="none" w:sz="0" w:space="0" w:color="auto"/>
                <w:right w:val="none" w:sz="0" w:space="0" w:color="auto"/>
              </w:divBdr>
            </w:div>
            <w:div w:id="1579050219">
              <w:marLeft w:val="1440"/>
              <w:marRight w:val="0"/>
              <w:marTop w:val="0"/>
              <w:marBottom w:val="0"/>
              <w:divBdr>
                <w:top w:val="none" w:sz="0" w:space="0" w:color="auto"/>
                <w:left w:val="none" w:sz="0" w:space="0" w:color="auto"/>
                <w:bottom w:val="none" w:sz="0" w:space="0" w:color="auto"/>
                <w:right w:val="none" w:sz="0" w:space="0" w:color="auto"/>
              </w:divBdr>
            </w:div>
            <w:div w:id="1129855408">
              <w:marLeft w:val="1440"/>
              <w:marRight w:val="0"/>
              <w:marTop w:val="0"/>
              <w:marBottom w:val="0"/>
              <w:divBdr>
                <w:top w:val="none" w:sz="0" w:space="0" w:color="auto"/>
                <w:left w:val="none" w:sz="0" w:space="0" w:color="auto"/>
                <w:bottom w:val="none" w:sz="0" w:space="0" w:color="auto"/>
                <w:right w:val="none" w:sz="0" w:space="0" w:color="auto"/>
              </w:divBdr>
            </w:div>
            <w:div w:id="501817781">
              <w:marLeft w:val="1440"/>
              <w:marRight w:val="0"/>
              <w:marTop w:val="0"/>
              <w:marBottom w:val="0"/>
              <w:divBdr>
                <w:top w:val="none" w:sz="0" w:space="0" w:color="auto"/>
                <w:left w:val="none" w:sz="0" w:space="0" w:color="auto"/>
                <w:bottom w:val="none" w:sz="0" w:space="0" w:color="auto"/>
                <w:right w:val="none" w:sz="0" w:space="0" w:color="auto"/>
              </w:divBdr>
            </w:div>
            <w:div w:id="719935230">
              <w:marLeft w:val="1440"/>
              <w:marRight w:val="0"/>
              <w:marTop w:val="0"/>
              <w:marBottom w:val="0"/>
              <w:divBdr>
                <w:top w:val="none" w:sz="0" w:space="0" w:color="auto"/>
                <w:left w:val="none" w:sz="0" w:space="0" w:color="auto"/>
                <w:bottom w:val="none" w:sz="0" w:space="0" w:color="auto"/>
                <w:right w:val="none" w:sz="0" w:space="0" w:color="auto"/>
              </w:divBdr>
            </w:div>
            <w:div w:id="1886141024">
              <w:marLeft w:val="1440"/>
              <w:marRight w:val="0"/>
              <w:marTop w:val="0"/>
              <w:marBottom w:val="0"/>
              <w:divBdr>
                <w:top w:val="none" w:sz="0" w:space="0" w:color="auto"/>
                <w:left w:val="none" w:sz="0" w:space="0" w:color="auto"/>
                <w:bottom w:val="none" w:sz="0" w:space="0" w:color="auto"/>
                <w:right w:val="none" w:sz="0" w:space="0" w:color="auto"/>
              </w:divBdr>
            </w:div>
            <w:div w:id="328942283">
              <w:marLeft w:val="1440"/>
              <w:marRight w:val="0"/>
              <w:marTop w:val="0"/>
              <w:marBottom w:val="0"/>
              <w:divBdr>
                <w:top w:val="none" w:sz="0" w:space="0" w:color="auto"/>
                <w:left w:val="none" w:sz="0" w:space="0" w:color="auto"/>
                <w:bottom w:val="none" w:sz="0" w:space="0" w:color="auto"/>
                <w:right w:val="none" w:sz="0" w:space="0" w:color="auto"/>
              </w:divBdr>
            </w:div>
            <w:div w:id="293799741">
              <w:marLeft w:val="1440"/>
              <w:marRight w:val="0"/>
              <w:marTop w:val="0"/>
              <w:marBottom w:val="0"/>
              <w:divBdr>
                <w:top w:val="none" w:sz="0" w:space="0" w:color="auto"/>
                <w:left w:val="none" w:sz="0" w:space="0" w:color="auto"/>
                <w:bottom w:val="none" w:sz="0" w:space="0" w:color="auto"/>
                <w:right w:val="none" w:sz="0" w:space="0" w:color="auto"/>
              </w:divBdr>
            </w:div>
            <w:div w:id="921527061">
              <w:marLeft w:val="1440"/>
              <w:marRight w:val="0"/>
              <w:marTop w:val="0"/>
              <w:marBottom w:val="0"/>
              <w:divBdr>
                <w:top w:val="none" w:sz="0" w:space="0" w:color="auto"/>
                <w:left w:val="none" w:sz="0" w:space="0" w:color="auto"/>
                <w:bottom w:val="none" w:sz="0" w:space="0" w:color="auto"/>
                <w:right w:val="none" w:sz="0" w:space="0" w:color="auto"/>
              </w:divBdr>
            </w:div>
            <w:div w:id="1349217499">
              <w:marLeft w:val="1440"/>
              <w:marRight w:val="0"/>
              <w:marTop w:val="0"/>
              <w:marBottom w:val="0"/>
              <w:divBdr>
                <w:top w:val="none" w:sz="0" w:space="0" w:color="auto"/>
                <w:left w:val="none" w:sz="0" w:space="0" w:color="auto"/>
                <w:bottom w:val="none" w:sz="0" w:space="0" w:color="auto"/>
                <w:right w:val="none" w:sz="0" w:space="0" w:color="auto"/>
              </w:divBdr>
            </w:div>
            <w:div w:id="1050035815">
              <w:marLeft w:val="1440"/>
              <w:marRight w:val="0"/>
              <w:marTop w:val="0"/>
              <w:marBottom w:val="0"/>
              <w:divBdr>
                <w:top w:val="none" w:sz="0" w:space="0" w:color="auto"/>
                <w:left w:val="none" w:sz="0" w:space="0" w:color="auto"/>
                <w:bottom w:val="none" w:sz="0" w:space="0" w:color="auto"/>
                <w:right w:val="none" w:sz="0" w:space="0" w:color="auto"/>
              </w:divBdr>
            </w:div>
            <w:div w:id="25058594">
              <w:marLeft w:val="1440"/>
              <w:marRight w:val="0"/>
              <w:marTop w:val="0"/>
              <w:marBottom w:val="0"/>
              <w:divBdr>
                <w:top w:val="none" w:sz="0" w:space="0" w:color="auto"/>
                <w:left w:val="none" w:sz="0" w:space="0" w:color="auto"/>
                <w:bottom w:val="none" w:sz="0" w:space="0" w:color="auto"/>
                <w:right w:val="none" w:sz="0" w:space="0" w:color="auto"/>
              </w:divBdr>
            </w:div>
            <w:div w:id="287013563">
              <w:marLeft w:val="1440"/>
              <w:marRight w:val="0"/>
              <w:marTop w:val="0"/>
              <w:marBottom w:val="0"/>
              <w:divBdr>
                <w:top w:val="none" w:sz="0" w:space="0" w:color="auto"/>
                <w:left w:val="none" w:sz="0" w:space="0" w:color="auto"/>
                <w:bottom w:val="none" w:sz="0" w:space="0" w:color="auto"/>
                <w:right w:val="none" w:sz="0" w:space="0" w:color="auto"/>
              </w:divBdr>
            </w:div>
            <w:div w:id="1934625041">
              <w:marLeft w:val="1440"/>
              <w:marRight w:val="0"/>
              <w:marTop w:val="0"/>
              <w:marBottom w:val="0"/>
              <w:divBdr>
                <w:top w:val="none" w:sz="0" w:space="0" w:color="auto"/>
                <w:left w:val="none" w:sz="0" w:space="0" w:color="auto"/>
                <w:bottom w:val="none" w:sz="0" w:space="0" w:color="auto"/>
                <w:right w:val="none" w:sz="0" w:space="0" w:color="auto"/>
              </w:divBdr>
            </w:div>
            <w:div w:id="1649672210">
              <w:marLeft w:val="1440"/>
              <w:marRight w:val="0"/>
              <w:marTop w:val="0"/>
              <w:marBottom w:val="0"/>
              <w:divBdr>
                <w:top w:val="none" w:sz="0" w:space="0" w:color="auto"/>
                <w:left w:val="none" w:sz="0" w:space="0" w:color="auto"/>
                <w:bottom w:val="none" w:sz="0" w:space="0" w:color="auto"/>
                <w:right w:val="none" w:sz="0" w:space="0" w:color="auto"/>
              </w:divBdr>
            </w:div>
            <w:div w:id="1252009938">
              <w:marLeft w:val="1440"/>
              <w:marRight w:val="0"/>
              <w:marTop w:val="0"/>
              <w:marBottom w:val="0"/>
              <w:divBdr>
                <w:top w:val="none" w:sz="0" w:space="0" w:color="auto"/>
                <w:left w:val="none" w:sz="0" w:space="0" w:color="auto"/>
                <w:bottom w:val="none" w:sz="0" w:space="0" w:color="auto"/>
                <w:right w:val="none" w:sz="0" w:space="0" w:color="auto"/>
              </w:divBdr>
            </w:div>
            <w:div w:id="1177616936">
              <w:marLeft w:val="1440"/>
              <w:marRight w:val="0"/>
              <w:marTop w:val="0"/>
              <w:marBottom w:val="0"/>
              <w:divBdr>
                <w:top w:val="none" w:sz="0" w:space="0" w:color="auto"/>
                <w:left w:val="none" w:sz="0" w:space="0" w:color="auto"/>
                <w:bottom w:val="none" w:sz="0" w:space="0" w:color="auto"/>
                <w:right w:val="none" w:sz="0" w:space="0" w:color="auto"/>
              </w:divBdr>
            </w:div>
            <w:div w:id="1153790976">
              <w:marLeft w:val="1440"/>
              <w:marRight w:val="0"/>
              <w:marTop w:val="0"/>
              <w:marBottom w:val="0"/>
              <w:divBdr>
                <w:top w:val="none" w:sz="0" w:space="0" w:color="auto"/>
                <w:left w:val="none" w:sz="0" w:space="0" w:color="auto"/>
                <w:bottom w:val="none" w:sz="0" w:space="0" w:color="auto"/>
                <w:right w:val="none" w:sz="0" w:space="0" w:color="auto"/>
              </w:divBdr>
            </w:div>
            <w:div w:id="1492286963">
              <w:marLeft w:val="1440"/>
              <w:marRight w:val="0"/>
              <w:marTop w:val="0"/>
              <w:marBottom w:val="0"/>
              <w:divBdr>
                <w:top w:val="none" w:sz="0" w:space="0" w:color="auto"/>
                <w:left w:val="none" w:sz="0" w:space="0" w:color="auto"/>
                <w:bottom w:val="none" w:sz="0" w:space="0" w:color="auto"/>
                <w:right w:val="none" w:sz="0" w:space="0" w:color="auto"/>
              </w:divBdr>
            </w:div>
            <w:div w:id="1922400021">
              <w:marLeft w:val="1440"/>
              <w:marRight w:val="0"/>
              <w:marTop w:val="0"/>
              <w:marBottom w:val="0"/>
              <w:divBdr>
                <w:top w:val="none" w:sz="0" w:space="0" w:color="auto"/>
                <w:left w:val="none" w:sz="0" w:space="0" w:color="auto"/>
                <w:bottom w:val="none" w:sz="0" w:space="0" w:color="auto"/>
                <w:right w:val="none" w:sz="0" w:space="0" w:color="auto"/>
              </w:divBdr>
            </w:div>
            <w:div w:id="119686533">
              <w:marLeft w:val="1440"/>
              <w:marRight w:val="0"/>
              <w:marTop w:val="0"/>
              <w:marBottom w:val="0"/>
              <w:divBdr>
                <w:top w:val="none" w:sz="0" w:space="0" w:color="auto"/>
                <w:left w:val="none" w:sz="0" w:space="0" w:color="auto"/>
                <w:bottom w:val="none" w:sz="0" w:space="0" w:color="auto"/>
                <w:right w:val="none" w:sz="0" w:space="0" w:color="auto"/>
              </w:divBdr>
            </w:div>
            <w:div w:id="544953074">
              <w:marLeft w:val="1440"/>
              <w:marRight w:val="0"/>
              <w:marTop w:val="0"/>
              <w:marBottom w:val="0"/>
              <w:divBdr>
                <w:top w:val="none" w:sz="0" w:space="0" w:color="auto"/>
                <w:left w:val="none" w:sz="0" w:space="0" w:color="auto"/>
                <w:bottom w:val="none" w:sz="0" w:space="0" w:color="auto"/>
                <w:right w:val="none" w:sz="0" w:space="0" w:color="auto"/>
              </w:divBdr>
            </w:div>
            <w:div w:id="494884727">
              <w:marLeft w:val="0"/>
              <w:marRight w:val="0"/>
              <w:marTop w:val="0"/>
              <w:marBottom w:val="0"/>
              <w:divBdr>
                <w:top w:val="none" w:sz="0" w:space="0" w:color="auto"/>
                <w:left w:val="none" w:sz="0" w:space="0" w:color="auto"/>
                <w:bottom w:val="none" w:sz="0" w:space="0" w:color="auto"/>
                <w:right w:val="none" w:sz="0" w:space="0" w:color="auto"/>
              </w:divBdr>
            </w:div>
            <w:div w:id="229846740">
              <w:marLeft w:val="720"/>
              <w:marRight w:val="0"/>
              <w:marTop w:val="0"/>
              <w:marBottom w:val="0"/>
              <w:divBdr>
                <w:top w:val="none" w:sz="0" w:space="0" w:color="auto"/>
                <w:left w:val="none" w:sz="0" w:space="0" w:color="auto"/>
                <w:bottom w:val="none" w:sz="0" w:space="0" w:color="auto"/>
                <w:right w:val="none" w:sz="0" w:space="0" w:color="auto"/>
              </w:divBdr>
            </w:div>
            <w:div w:id="47194467">
              <w:marLeft w:val="720"/>
              <w:marRight w:val="0"/>
              <w:marTop w:val="0"/>
              <w:marBottom w:val="0"/>
              <w:divBdr>
                <w:top w:val="none" w:sz="0" w:space="0" w:color="auto"/>
                <w:left w:val="none" w:sz="0" w:space="0" w:color="auto"/>
                <w:bottom w:val="none" w:sz="0" w:space="0" w:color="auto"/>
                <w:right w:val="none" w:sz="0" w:space="0" w:color="auto"/>
              </w:divBdr>
            </w:div>
            <w:div w:id="1809855986">
              <w:marLeft w:val="720"/>
              <w:marRight w:val="0"/>
              <w:marTop w:val="0"/>
              <w:marBottom w:val="0"/>
              <w:divBdr>
                <w:top w:val="none" w:sz="0" w:space="0" w:color="auto"/>
                <w:left w:val="none" w:sz="0" w:space="0" w:color="auto"/>
                <w:bottom w:val="none" w:sz="0" w:space="0" w:color="auto"/>
                <w:right w:val="none" w:sz="0" w:space="0" w:color="auto"/>
              </w:divBdr>
            </w:div>
            <w:div w:id="381946173">
              <w:marLeft w:val="720"/>
              <w:marRight w:val="0"/>
              <w:marTop w:val="0"/>
              <w:marBottom w:val="0"/>
              <w:divBdr>
                <w:top w:val="none" w:sz="0" w:space="0" w:color="auto"/>
                <w:left w:val="none" w:sz="0" w:space="0" w:color="auto"/>
                <w:bottom w:val="none" w:sz="0" w:space="0" w:color="auto"/>
                <w:right w:val="none" w:sz="0" w:space="0" w:color="auto"/>
              </w:divBdr>
            </w:div>
            <w:div w:id="1939869749">
              <w:marLeft w:val="720"/>
              <w:marRight w:val="0"/>
              <w:marTop w:val="0"/>
              <w:marBottom w:val="0"/>
              <w:divBdr>
                <w:top w:val="none" w:sz="0" w:space="0" w:color="auto"/>
                <w:left w:val="none" w:sz="0" w:space="0" w:color="auto"/>
                <w:bottom w:val="none" w:sz="0" w:space="0" w:color="auto"/>
                <w:right w:val="none" w:sz="0" w:space="0" w:color="auto"/>
              </w:divBdr>
            </w:div>
            <w:div w:id="1289898951">
              <w:marLeft w:val="720"/>
              <w:marRight w:val="0"/>
              <w:marTop w:val="0"/>
              <w:marBottom w:val="0"/>
              <w:divBdr>
                <w:top w:val="none" w:sz="0" w:space="0" w:color="auto"/>
                <w:left w:val="none" w:sz="0" w:space="0" w:color="auto"/>
                <w:bottom w:val="none" w:sz="0" w:space="0" w:color="auto"/>
                <w:right w:val="none" w:sz="0" w:space="0" w:color="auto"/>
              </w:divBdr>
            </w:div>
            <w:div w:id="669793153">
              <w:marLeft w:val="720"/>
              <w:marRight w:val="0"/>
              <w:marTop w:val="0"/>
              <w:marBottom w:val="0"/>
              <w:divBdr>
                <w:top w:val="none" w:sz="0" w:space="0" w:color="auto"/>
                <w:left w:val="none" w:sz="0" w:space="0" w:color="auto"/>
                <w:bottom w:val="none" w:sz="0" w:space="0" w:color="auto"/>
                <w:right w:val="none" w:sz="0" w:space="0" w:color="auto"/>
              </w:divBdr>
            </w:div>
            <w:div w:id="1349405025">
              <w:marLeft w:val="720"/>
              <w:marRight w:val="0"/>
              <w:marTop w:val="0"/>
              <w:marBottom w:val="0"/>
              <w:divBdr>
                <w:top w:val="none" w:sz="0" w:space="0" w:color="auto"/>
                <w:left w:val="none" w:sz="0" w:space="0" w:color="auto"/>
                <w:bottom w:val="none" w:sz="0" w:space="0" w:color="auto"/>
                <w:right w:val="none" w:sz="0" w:space="0" w:color="auto"/>
              </w:divBdr>
            </w:div>
            <w:div w:id="729575174">
              <w:marLeft w:val="720"/>
              <w:marRight w:val="0"/>
              <w:marTop w:val="0"/>
              <w:marBottom w:val="0"/>
              <w:divBdr>
                <w:top w:val="none" w:sz="0" w:space="0" w:color="auto"/>
                <w:left w:val="none" w:sz="0" w:space="0" w:color="auto"/>
                <w:bottom w:val="none" w:sz="0" w:space="0" w:color="auto"/>
                <w:right w:val="none" w:sz="0" w:space="0" w:color="auto"/>
              </w:divBdr>
            </w:div>
            <w:div w:id="1359745199">
              <w:marLeft w:val="720"/>
              <w:marRight w:val="0"/>
              <w:marTop w:val="0"/>
              <w:marBottom w:val="0"/>
              <w:divBdr>
                <w:top w:val="none" w:sz="0" w:space="0" w:color="auto"/>
                <w:left w:val="none" w:sz="0" w:space="0" w:color="auto"/>
                <w:bottom w:val="none" w:sz="0" w:space="0" w:color="auto"/>
                <w:right w:val="none" w:sz="0" w:space="0" w:color="auto"/>
              </w:divBdr>
            </w:div>
            <w:div w:id="670832430">
              <w:marLeft w:val="720"/>
              <w:marRight w:val="0"/>
              <w:marTop w:val="0"/>
              <w:marBottom w:val="0"/>
              <w:divBdr>
                <w:top w:val="none" w:sz="0" w:space="0" w:color="auto"/>
                <w:left w:val="none" w:sz="0" w:space="0" w:color="auto"/>
                <w:bottom w:val="none" w:sz="0" w:space="0" w:color="auto"/>
                <w:right w:val="none" w:sz="0" w:space="0" w:color="auto"/>
              </w:divBdr>
            </w:div>
            <w:div w:id="1053432235">
              <w:marLeft w:val="720"/>
              <w:marRight w:val="0"/>
              <w:marTop w:val="0"/>
              <w:marBottom w:val="0"/>
              <w:divBdr>
                <w:top w:val="none" w:sz="0" w:space="0" w:color="auto"/>
                <w:left w:val="none" w:sz="0" w:space="0" w:color="auto"/>
                <w:bottom w:val="none" w:sz="0" w:space="0" w:color="auto"/>
                <w:right w:val="none" w:sz="0" w:space="0" w:color="auto"/>
              </w:divBdr>
            </w:div>
            <w:div w:id="1045982768">
              <w:marLeft w:val="720"/>
              <w:marRight w:val="0"/>
              <w:marTop w:val="0"/>
              <w:marBottom w:val="0"/>
              <w:divBdr>
                <w:top w:val="none" w:sz="0" w:space="0" w:color="auto"/>
                <w:left w:val="none" w:sz="0" w:space="0" w:color="auto"/>
                <w:bottom w:val="none" w:sz="0" w:space="0" w:color="auto"/>
                <w:right w:val="none" w:sz="0" w:space="0" w:color="auto"/>
              </w:divBdr>
            </w:div>
            <w:div w:id="1030646161">
              <w:marLeft w:val="720"/>
              <w:marRight w:val="0"/>
              <w:marTop w:val="0"/>
              <w:marBottom w:val="0"/>
              <w:divBdr>
                <w:top w:val="none" w:sz="0" w:space="0" w:color="auto"/>
                <w:left w:val="none" w:sz="0" w:space="0" w:color="auto"/>
                <w:bottom w:val="none" w:sz="0" w:space="0" w:color="auto"/>
                <w:right w:val="none" w:sz="0" w:space="0" w:color="auto"/>
              </w:divBdr>
            </w:div>
            <w:div w:id="414866885">
              <w:marLeft w:val="720"/>
              <w:marRight w:val="0"/>
              <w:marTop w:val="0"/>
              <w:marBottom w:val="0"/>
              <w:divBdr>
                <w:top w:val="none" w:sz="0" w:space="0" w:color="auto"/>
                <w:left w:val="none" w:sz="0" w:space="0" w:color="auto"/>
                <w:bottom w:val="none" w:sz="0" w:space="0" w:color="auto"/>
                <w:right w:val="none" w:sz="0" w:space="0" w:color="auto"/>
              </w:divBdr>
            </w:div>
            <w:div w:id="44380475">
              <w:marLeft w:val="720"/>
              <w:marRight w:val="0"/>
              <w:marTop w:val="0"/>
              <w:marBottom w:val="0"/>
              <w:divBdr>
                <w:top w:val="none" w:sz="0" w:space="0" w:color="auto"/>
                <w:left w:val="none" w:sz="0" w:space="0" w:color="auto"/>
                <w:bottom w:val="none" w:sz="0" w:space="0" w:color="auto"/>
                <w:right w:val="none" w:sz="0" w:space="0" w:color="auto"/>
              </w:divBdr>
            </w:div>
            <w:div w:id="1062171227">
              <w:marLeft w:val="720"/>
              <w:marRight w:val="0"/>
              <w:marTop w:val="0"/>
              <w:marBottom w:val="0"/>
              <w:divBdr>
                <w:top w:val="none" w:sz="0" w:space="0" w:color="auto"/>
                <w:left w:val="none" w:sz="0" w:space="0" w:color="auto"/>
                <w:bottom w:val="none" w:sz="0" w:space="0" w:color="auto"/>
                <w:right w:val="none" w:sz="0" w:space="0" w:color="auto"/>
              </w:divBdr>
            </w:div>
            <w:div w:id="779451252">
              <w:marLeft w:val="720"/>
              <w:marRight w:val="0"/>
              <w:marTop w:val="0"/>
              <w:marBottom w:val="0"/>
              <w:divBdr>
                <w:top w:val="none" w:sz="0" w:space="0" w:color="auto"/>
                <w:left w:val="none" w:sz="0" w:space="0" w:color="auto"/>
                <w:bottom w:val="none" w:sz="0" w:space="0" w:color="auto"/>
                <w:right w:val="none" w:sz="0" w:space="0" w:color="auto"/>
              </w:divBdr>
            </w:div>
            <w:div w:id="963778675">
              <w:marLeft w:val="720"/>
              <w:marRight w:val="0"/>
              <w:marTop w:val="0"/>
              <w:marBottom w:val="0"/>
              <w:divBdr>
                <w:top w:val="none" w:sz="0" w:space="0" w:color="auto"/>
                <w:left w:val="none" w:sz="0" w:space="0" w:color="auto"/>
                <w:bottom w:val="none" w:sz="0" w:space="0" w:color="auto"/>
                <w:right w:val="none" w:sz="0" w:space="0" w:color="auto"/>
              </w:divBdr>
            </w:div>
            <w:div w:id="340473403">
              <w:marLeft w:val="720"/>
              <w:marRight w:val="0"/>
              <w:marTop w:val="0"/>
              <w:marBottom w:val="0"/>
              <w:divBdr>
                <w:top w:val="none" w:sz="0" w:space="0" w:color="auto"/>
                <w:left w:val="none" w:sz="0" w:space="0" w:color="auto"/>
                <w:bottom w:val="none" w:sz="0" w:space="0" w:color="auto"/>
                <w:right w:val="none" w:sz="0" w:space="0" w:color="auto"/>
              </w:divBdr>
            </w:div>
            <w:div w:id="536313813">
              <w:marLeft w:val="720"/>
              <w:marRight w:val="0"/>
              <w:marTop w:val="0"/>
              <w:marBottom w:val="0"/>
              <w:divBdr>
                <w:top w:val="none" w:sz="0" w:space="0" w:color="auto"/>
                <w:left w:val="none" w:sz="0" w:space="0" w:color="auto"/>
                <w:bottom w:val="none" w:sz="0" w:space="0" w:color="auto"/>
                <w:right w:val="none" w:sz="0" w:space="0" w:color="auto"/>
              </w:divBdr>
            </w:div>
            <w:div w:id="1027370386">
              <w:marLeft w:val="720"/>
              <w:marRight w:val="0"/>
              <w:marTop w:val="0"/>
              <w:marBottom w:val="0"/>
              <w:divBdr>
                <w:top w:val="none" w:sz="0" w:space="0" w:color="auto"/>
                <w:left w:val="none" w:sz="0" w:space="0" w:color="auto"/>
                <w:bottom w:val="none" w:sz="0" w:space="0" w:color="auto"/>
                <w:right w:val="none" w:sz="0" w:space="0" w:color="auto"/>
              </w:divBdr>
            </w:div>
            <w:div w:id="337776140">
              <w:marLeft w:val="720"/>
              <w:marRight w:val="0"/>
              <w:marTop w:val="0"/>
              <w:marBottom w:val="0"/>
              <w:divBdr>
                <w:top w:val="none" w:sz="0" w:space="0" w:color="auto"/>
                <w:left w:val="none" w:sz="0" w:space="0" w:color="auto"/>
                <w:bottom w:val="none" w:sz="0" w:space="0" w:color="auto"/>
                <w:right w:val="none" w:sz="0" w:space="0" w:color="auto"/>
              </w:divBdr>
            </w:div>
            <w:div w:id="13502439">
              <w:marLeft w:val="720"/>
              <w:marRight w:val="0"/>
              <w:marTop w:val="0"/>
              <w:marBottom w:val="0"/>
              <w:divBdr>
                <w:top w:val="none" w:sz="0" w:space="0" w:color="auto"/>
                <w:left w:val="none" w:sz="0" w:space="0" w:color="auto"/>
                <w:bottom w:val="none" w:sz="0" w:space="0" w:color="auto"/>
                <w:right w:val="none" w:sz="0" w:space="0" w:color="auto"/>
              </w:divBdr>
            </w:div>
            <w:div w:id="636683126">
              <w:marLeft w:val="720"/>
              <w:marRight w:val="0"/>
              <w:marTop w:val="0"/>
              <w:marBottom w:val="0"/>
              <w:divBdr>
                <w:top w:val="none" w:sz="0" w:space="0" w:color="auto"/>
                <w:left w:val="none" w:sz="0" w:space="0" w:color="auto"/>
                <w:bottom w:val="none" w:sz="0" w:space="0" w:color="auto"/>
                <w:right w:val="none" w:sz="0" w:space="0" w:color="auto"/>
              </w:divBdr>
            </w:div>
            <w:div w:id="1121388036">
              <w:marLeft w:val="720"/>
              <w:marRight w:val="0"/>
              <w:marTop w:val="0"/>
              <w:marBottom w:val="0"/>
              <w:divBdr>
                <w:top w:val="none" w:sz="0" w:space="0" w:color="auto"/>
                <w:left w:val="none" w:sz="0" w:space="0" w:color="auto"/>
                <w:bottom w:val="none" w:sz="0" w:space="0" w:color="auto"/>
                <w:right w:val="none" w:sz="0" w:space="0" w:color="auto"/>
              </w:divBdr>
            </w:div>
            <w:div w:id="1592228794">
              <w:marLeft w:val="720"/>
              <w:marRight w:val="0"/>
              <w:marTop w:val="0"/>
              <w:marBottom w:val="0"/>
              <w:divBdr>
                <w:top w:val="none" w:sz="0" w:space="0" w:color="auto"/>
                <w:left w:val="none" w:sz="0" w:space="0" w:color="auto"/>
                <w:bottom w:val="none" w:sz="0" w:space="0" w:color="auto"/>
                <w:right w:val="none" w:sz="0" w:space="0" w:color="auto"/>
              </w:divBdr>
            </w:div>
            <w:div w:id="737946814">
              <w:marLeft w:val="720"/>
              <w:marRight w:val="0"/>
              <w:marTop w:val="0"/>
              <w:marBottom w:val="0"/>
              <w:divBdr>
                <w:top w:val="none" w:sz="0" w:space="0" w:color="auto"/>
                <w:left w:val="none" w:sz="0" w:space="0" w:color="auto"/>
                <w:bottom w:val="none" w:sz="0" w:space="0" w:color="auto"/>
                <w:right w:val="none" w:sz="0" w:space="0" w:color="auto"/>
              </w:divBdr>
            </w:div>
            <w:div w:id="2024670389">
              <w:marLeft w:val="720"/>
              <w:marRight w:val="0"/>
              <w:marTop w:val="0"/>
              <w:marBottom w:val="0"/>
              <w:divBdr>
                <w:top w:val="none" w:sz="0" w:space="0" w:color="auto"/>
                <w:left w:val="none" w:sz="0" w:space="0" w:color="auto"/>
                <w:bottom w:val="none" w:sz="0" w:space="0" w:color="auto"/>
                <w:right w:val="none" w:sz="0" w:space="0" w:color="auto"/>
              </w:divBdr>
            </w:div>
            <w:div w:id="408384553">
              <w:marLeft w:val="720"/>
              <w:marRight w:val="0"/>
              <w:marTop w:val="0"/>
              <w:marBottom w:val="0"/>
              <w:divBdr>
                <w:top w:val="none" w:sz="0" w:space="0" w:color="auto"/>
                <w:left w:val="none" w:sz="0" w:space="0" w:color="auto"/>
                <w:bottom w:val="none" w:sz="0" w:space="0" w:color="auto"/>
                <w:right w:val="none" w:sz="0" w:space="0" w:color="auto"/>
              </w:divBdr>
            </w:div>
            <w:div w:id="1679651924">
              <w:marLeft w:val="720"/>
              <w:marRight w:val="0"/>
              <w:marTop w:val="0"/>
              <w:marBottom w:val="0"/>
              <w:divBdr>
                <w:top w:val="none" w:sz="0" w:space="0" w:color="auto"/>
                <w:left w:val="none" w:sz="0" w:space="0" w:color="auto"/>
                <w:bottom w:val="none" w:sz="0" w:space="0" w:color="auto"/>
                <w:right w:val="none" w:sz="0" w:space="0" w:color="auto"/>
              </w:divBdr>
            </w:div>
            <w:div w:id="1681615132">
              <w:marLeft w:val="720"/>
              <w:marRight w:val="0"/>
              <w:marTop w:val="0"/>
              <w:marBottom w:val="0"/>
              <w:divBdr>
                <w:top w:val="none" w:sz="0" w:space="0" w:color="auto"/>
                <w:left w:val="none" w:sz="0" w:space="0" w:color="auto"/>
                <w:bottom w:val="none" w:sz="0" w:space="0" w:color="auto"/>
                <w:right w:val="none" w:sz="0" w:space="0" w:color="auto"/>
              </w:divBdr>
            </w:div>
            <w:div w:id="279923647">
              <w:marLeft w:val="720"/>
              <w:marRight w:val="0"/>
              <w:marTop w:val="0"/>
              <w:marBottom w:val="0"/>
              <w:divBdr>
                <w:top w:val="none" w:sz="0" w:space="0" w:color="auto"/>
                <w:left w:val="none" w:sz="0" w:space="0" w:color="auto"/>
                <w:bottom w:val="none" w:sz="0" w:space="0" w:color="auto"/>
                <w:right w:val="none" w:sz="0" w:space="0" w:color="auto"/>
              </w:divBdr>
            </w:div>
            <w:div w:id="2144344296">
              <w:marLeft w:val="720"/>
              <w:marRight w:val="0"/>
              <w:marTop w:val="0"/>
              <w:marBottom w:val="0"/>
              <w:divBdr>
                <w:top w:val="none" w:sz="0" w:space="0" w:color="auto"/>
                <w:left w:val="none" w:sz="0" w:space="0" w:color="auto"/>
                <w:bottom w:val="none" w:sz="0" w:space="0" w:color="auto"/>
                <w:right w:val="none" w:sz="0" w:space="0" w:color="auto"/>
              </w:divBdr>
            </w:div>
            <w:div w:id="414473418">
              <w:marLeft w:val="720"/>
              <w:marRight w:val="0"/>
              <w:marTop w:val="0"/>
              <w:marBottom w:val="0"/>
              <w:divBdr>
                <w:top w:val="none" w:sz="0" w:space="0" w:color="auto"/>
                <w:left w:val="none" w:sz="0" w:space="0" w:color="auto"/>
                <w:bottom w:val="none" w:sz="0" w:space="0" w:color="auto"/>
                <w:right w:val="none" w:sz="0" w:space="0" w:color="auto"/>
              </w:divBdr>
            </w:div>
            <w:div w:id="1316448030">
              <w:marLeft w:val="720"/>
              <w:marRight w:val="0"/>
              <w:marTop w:val="0"/>
              <w:marBottom w:val="0"/>
              <w:divBdr>
                <w:top w:val="none" w:sz="0" w:space="0" w:color="auto"/>
                <w:left w:val="none" w:sz="0" w:space="0" w:color="auto"/>
                <w:bottom w:val="none" w:sz="0" w:space="0" w:color="auto"/>
                <w:right w:val="none" w:sz="0" w:space="0" w:color="auto"/>
              </w:divBdr>
            </w:div>
            <w:div w:id="319815749">
              <w:marLeft w:val="720"/>
              <w:marRight w:val="0"/>
              <w:marTop w:val="0"/>
              <w:marBottom w:val="0"/>
              <w:divBdr>
                <w:top w:val="none" w:sz="0" w:space="0" w:color="auto"/>
                <w:left w:val="none" w:sz="0" w:space="0" w:color="auto"/>
                <w:bottom w:val="none" w:sz="0" w:space="0" w:color="auto"/>
                <w:right w:val="none" w:sz="0" w:space="0" w:color="auto"/>
              </w:divBdr>
            </w:div>
            <w:div w:id="1910461805">
              <w:marLeft w:val="720"/>
              <w:marRight w:val="0"/>
              <w:marTop w:val="0"/>
              <w:marBottom w:val="0"/>
              <w:divBdr>
                <w:top w:val="none" w:sz="0" w:space="0" w:color="auto"/>
                <w:left w:val="none" w:sz="0" w:space="0" w:color="auto"/>
                <w:bottom w:val="none" w:sz="0" w:space="0" w:color="auto"/>
                <w:right w:val="none" w:sz="0" w:space="0" w:color="auto"/>
              </w:divBdr>
            </w:div>
            <w:div w:id="1765420168">
              <w:marLeft w:val="720"/>
              <w:marRight w:val="0"/>
              <w:marTop w:val="0"/>
              <w:marBottom w:val="0"/>
              <w:divBdr>
                <w:top w:val="none" w:sz="0" w:space="0" w:color="auto"/>
                <w:left w:val="none" w:sz="0" w:space="0" w:color="auto"/>
                <w:bottom w:val="none" w:sz="0" w:space="0" w:color="auto"/>
                <w:right w:val="none" w:sz="0" w:space="0" w:color="auto"/>
              </w:divBdr>
            </w:div>
            <w:div w:id="1912890889">
              <w:marLeft w:val="720"/>
              <w:marRight w:val="0"/>
              <w:marTop w:val="0"/>
              <w:marBottom w:val="0"/>
              <w:divBdr>
                <w:top w:val="none" w:sz="0" w:space="0" w:color="auto"/>
                <w:left w:val="none" w:sz="0" w:space="0" w:color="auto"/>
                <w:bottom w:val="none" w:sz="0" w:space="0" w:color="auto"/>
                <w:right w:val="none" w:sz="0" w:space="0" w:color="auto"/>
              </w:divBdr>
            </w:div>
          </w:divsChild>
        </w:div>
      </w:divsChild>
    </w:div>
    <w:div w:id="529612136">
      <w:bodyDiv w:val="1"/>
      <w:marLeft w:val="0"/>
      <w:marRight w:val="0"/>
      <w:marTop w:val="0"/>
      <w:marBottom w:val="0"/>
      <w:divBdr>
        <w:top w:val="none" w:sz="0" w:space="0" w:color="auto"/>
        <w:left w:val="none" w:sz="0" w:space="0" w:color="auto"/>
        <w:bottom w:val="none" w:sz="0" w:space="0" w:color="auto"/>
        <w:right w:val="none" w:sz="0" w:space="0" w:color="auto"/>
      </w:divBdr>
      <w:divsChild>
        <w:div w:id="1905214783">
          <w:marLeft w:val="0"/>
          <w:marRight w:val="0"/>
          <w:marTop w:val="0"/>
          <w:marBottom w:val="0"/>
          <w:divBdr>
            <w:top w:val="none" w:sz="0" w:space="0" w:color="auto"/>
            <w:left w:val="none" w:sz="0" w:space="0" w:color="auto"/>
            <w:bottom w:val="none" w:sz="0" w:space="0" w:color="auto"/>
            <w:right w:val="none" w:sz="0" w:space="0" w:color="auto"/>
          </w:divBdr>
          <w:divsChild>
            <w:div w:id="1005210300">
              <w:marLeft w:val="0"/>
              <w:marRight w:val="0"/>
              <w:marTop w:val="0"/>
              <w:marBottom w:val="0"/>
              <w:divBdr>
                <w:top w:val="none" w:sz="0" w:space="0" w:color="auto"/>
                <w:left w:val="none" w:sz="0" w:space="0" w:color="auto"/>
                <w:bottom w:val="none" w:sz="0" w:space="0" w:color="auto"/>
                <w:right w:val="none" w:sz="0" w:space="0" w:color="auto"/>
              </w:divBdr>
              <w:divsChild>
                <w:div w:id="908731058">
                  <w:marLeft w:val="720"/>
                  <w:marRight w:val="0"/>
                  <w:marTop w:val="0"/>
                  <w:marBottom w:val="0"/>
                  <w:divBdr>
                    <w:top w:val="none" w:sz="0" w:space="0" w:color="auto"/>
                    <w:left w:val="none" w:sz="0" w:space="0" w:color="auto"/>
                    <w:bottom w:val="none" w:sz="0" w:space="0" w:color="auto"/>
                    <w:right w:val="none" w:sz="0" w:space="0" w:color="auto"/>
                  </w:divBdr>
                </w:div>
                <w:div w:id="202522476">
                  <w:marLeft w:val="1440"/>
                  <w:marRight w:val="0"/>
                  <w:marTop w:val="0"/>
                  <w:marBottom w:val="0"/>
                  <w:divBdr>
                    <w:top w:val="none" w:sz="0" w:space="0" w:color="auto"/>
                    <w:left w:val="none" w:sz="0" w:space="0" w:color="auto"/>
                    <w:bottom w:val="none" w:sz="0" w:space="0" w:color="auto"/>
                    <w:right w:val="none" w:sz="0" w:space="0" w:color="auto"/>
                  </w:divBdr>
                </w:div>
                <w:div w:id="435180333">
                  <w:marLeft w:val="1440"/>
                  <w:marRight w:val="0"/>
                  <w:marTop w:val="0"/>
                  <w:marBottom w:val="0"/>
                  <w:divBdr>
                    <w:top w:val="none" w:sz="0" w:space="0" w:color="auto"/>
                    <w:left w:val="none" w:sz="0" w:space="0" w:color="auto"/>
                    <w:bottom w:val="none" w:sz="0" w:space="0" w:color="auto"/>
                    <w:right w:val="none" w:sz="0" w:space="0" w:color="auto"/>
                  </w:divBdr>
                </w:div>
                <w:div w:id="242111192">
                  <w:marLeft w:val="1440"/>
                  <w:marRight w:val="0"/>
                  <w:marTop w:val="0"/>
                  <w:marBottom w:val="0"/>
                  <w:divBdr>
                    <w:top w:val="none" w:sz="0" w:space="0" w:color="auto"/>
                    <w:left w:val="none" w:sz="0" w:space="0" w:color="auto"/>
                    <w:bottom w:val="none" w:sz="0" w:space="0" w:color="auto"/>
                    <w:right w:val="none" w:sz="0" w:space="0" w:color="auto"/>
                  </w:divBdr>
                </w:div>
                <w:div w:id="978723817">
                  <w:marLeft w:val="1440"/>
                  <w:marRight w:val="0"/>
                  <w:marTop w:val="0"/>
                  <w:marBottom w:val="0"/>
                  <w:divBdr>
                    <w:top w:val="none" w:sz="0" w:space="0" w:color="auto"/>
                    <w:left w:val="none" w:sz="0" w:space="0" w:color="auto"/>
                    <w:bottom w:val="none" w:sz="0" w:space="0" w:color="auto"/>
                    <w:right w:val="none" w:sz="0" w:space="0" w:color="auto"/>
                  </w:divBdr>
                </w:div>
                <w:div w:id="966936794">
                  <w:marLeft w:val="1440"/>
                  <w:marRight w:val="0"/>
                  <w:marTop w:val="0"/>
                  <w:marBottom w:val="0"/>
                  <w:divBdr>
                    <w:top w:val="none" w:sz="0" w:space="0" w:color="auto"/>
                    <w:left w:val="none" w:sz="0" w:space="0" w:color="auto"/>
                    <w:bottom w:val="none" w:sz="0" w:space="0" w:color="auto"/>
                    <w:right w:val="none" w:sz="0" w:space="0" w:color="auto"/>
                  </w:divBdr>
                </w:div>
                <w:div w:id="1637832476">
                  <w:marLeft w:val="720"/>
                  <w:marRight w:val="0"/>
                  <w:marTop w:val="0"/>
                  <w:marBottom w:val="0"/>
                  <w:divBdr>
                    <w:top w:val="none" w:sz="0" w:space="0" w:color="auto"/>
                    <w:left w:val="none" w:sz="0" w:space="0" w:color="auto"/>
                    <w:bottom w:val="none" w:sz="0" w:space="0" w:color="auto"/>
                    <w:right w:val="none" w:sz="0" w:space="0" w:color="auto"/>
                  </w:divBdr>
                </w:div>
                <w:div w:id="1720670807">
                  <w:marLeft w:val="720"/>
                  <w:marRight w:val="0"/>
                  <w:marTop w:val="0"/>
                  <w:marBottom w:val="0"/>
                  <w:divBdr>
                    <w:top w:val="none" w:sz="0" w:space="0" w:color="auto"/>
                    <w:left w:val="none" w:sz="0" w:space="0" w:color="auto"/>
                    <w:bottom w:val="none" w:sz="0" w:space="0" w:color="auto"/>
                    <w:right w:val="none" w:sz="0" w:space="0" w:color="auto"/>
                  </w:divBdr>
                </w:div>
                <w:div w:id="1764105206">
                  <w:marLeft w:val="1440"/>
                  <w:marRight w:val="0"/>
                  <w:marTop w:val="0"/>
                  <w:marBottom w:val="0"/>
                  <w:divBdr>
                    <w:top w:val="none" w:sz="0" w:space="0" w:color="auto"/>
                    <w:left w:val="none" w:sz="0" w:space="0" w:color="auto"/>
                    <w:bottom w:val="none" w:sz="0" w:space="0" w:color="auto"/>
                    <w:right w:val="none" w:sz="0" w:space="0" w:color="auto"/>
                  </w:divBdr>
                </w:div>
                <w:div w:id="703752151">
                  <w:marLeft w:val="1440"/>
                  <w:marRight w:val="0"/>
                  <w:marTop w:val="0"/>
                  <w:marBottom w:val="0"/>
                  <w:divBdr>
                    <w:top w:val="none" w:sz="0" w:space="0" w:color="auto"/>
                    <w:left w:val="none" w:sz="0" w:space="0" w:color="auto"/>
                    <w:bottom w:val="none" w:sz="0" w:space="0" w:color="auto"/>
                    <w:right w:val="none" w:sz="0" w:space="0" w:color="auto"/>
                  </w:divBdr>
                </w:div>
                <w:div w:id="1530872268">
                  <w:marLeft w:val="1440"/>
                  <w:marRight w:val="0"/>
                  <w:marTop w:val="0"/>
                  <w:marBottom w:val="0"/>
                  <w:divBdr>
                    <w:top w:val="none" w:sz="0" w:space="0" w:color="auto"/>
                    <w:left w:val="none" w:sz="0" w:space="0" w:color="auto"/>
                    <w:bottom w:val="none" w:sz="0" w:space="0" w:color="auto"/>
                    <w:right w:val="none" w:sz="0" w:space="0" w:color="auto"/>
                  </w:divBdr>
                </w:div>
                <w:div w:id="1406607256">
                  <w:marLeft w:val="1440"/>
                  <w:marRight w:val="0"/>
                  <w:marTop w:val="0"/>
                  <w:marBottom w:val="0"/>
                  <w:divBdr>
                    <w:top w:val="none" w:sz="0" w:space="0" w:color="auto"/>
                    <w:left w:val="none" w:sz="0" w:space="0" w:color="auto"/>
                    <w:bottom w:val="none" w:sz="0" w:space="0" w:color="auto"/>
                    <w:right w:val="none" w:sz="0" w:space="0" w:color="auto"/>
                  </w:divBdr>
                </w:div>
                <w:div w:id="327438986">
                  <w:marLeft w:val="1440"/>
                  <w:marRight w:val="0"/>
                  <w:marTop w:val="0"/>
                  <w:marBottom w:val="0"/>
                  <w:divBdr>
                    <w:top w:val="none" w:sz="0" w:space="0" w:color="auto"/>
                    <w:left w:val="none" w:sz="0" w:space="0" w:color="auto"/>
                    <w:bottom w:val="none" w:sz="0" w:space="0" w:color="auto"/>
                    <w:right w:val="none" w:sz="0" w:space="0" w:color="auto"/>
                  </w:divBdr>
                </w:div>
                <w:div w:id="484393097">
                  <w:marLeft w:val="720"/>
                  <w:marRight w:val="0"/>
                  <w:marTop w:val="0"/>
                  <w:marBottom w:val="0"/>
                  <w:divBdr>
                    <w:top w:val="none" w:sz="0" w:space="0" w:color="auto"/>
                    <w:left w:val="none" w:sz="0" w:space="0" w:color="auto"/>
                    <w:bottom w:val="none" w:sz="0" w:space="0" w:color="auto"/>
                    <w:right w:val="none" w:sz="0" w:space="0" w:color="auto"/>
                  </w:divBdr>
                </w:div>
                <w:div w:id="1412308725">
                  <w:marLeft w:val="720"/>
                  <w:marRight w:val="0"/>
                  <w:marTop w:val="0"/>
                  <w:marBottom w:val="0"/>
                  <w:divBdr>
                    <w:top w:val="none" w:sz="0" w:space="0" w:color="auto"/>
                    <w:left w:val="none" w:sz="0" w:space="0" w:color="auto"/>
                    <w:bottom w:val="none" w:sz="0" w:space="0" w:color="auto"/>
                    <w:right w:val="none" w:sz="0" w:space="0" w:color="auto"/>
                  </w:divBdr>
                </w:div>
                <w:div w:id="486628274">
                  <w:marLeft w:val="1440"/>
                  <w:marRight w:val="0"/>
                  <w:marTop w:val="0"/>
                  <w:marBottom w:val="0"/>
                  <w:divBdr>
                    <w:top w:val="none" w:sz="0" w:space="0" w:color="auto"/>
                    <w:left w:val="none" w:sz="0" w:space="0" w:color="auto"/>
                    <w:bottom w:val="none" w:sz="0" w:space="0" w:color="auto"/>
                    <w:right w:val="none" w:sz="0" w:space="0" w:color="auto"/>
                  </w:divBdr>
                </w:div>
                <w:div w:id="1440569248">
                  <w:marLeft w:val="1440"/>
                  <w:marRight w:val="0"/>
                  <w:marTop w:val="0"/>
                  <w:marBottom w:val="0"/>
                  <w:divBdr>
                    <w:top w:val="none" w:sz="0" w:space="0" w:color="auto"/>
                    <w:left w:val="none" w:sz="0" w:space="0" w:color="auto"/>
                    <w:bottom w:val="none" w:sz="0" w:space="0" w:color="auto"/>
                    <w:right w:val="none" w:sz="0" w:space="0" w:color="auto"/>
                  </w:divBdr>
                </w:div>
                <w:div w:id="1128283788">
                  <w:marLeft w:val="1440"/>
                  <w:marRight w:val="0"/>
                  <w:marTop w:val="0"/>
                  <w:marBottom w:val="0"/>
                  <w:divBdr>
                    <w:top w:val="none" w:sz="0" w:space="0" w:color="auto"/>
                    <w:left w:val="none" w:sz="0" w:space="0" w:color="auto"/>
                    <w:bottom w:val="none" w:sz="0" w:space="0" w:color="auto"/>
                    <w:right w:val="none" w:sz="0" w:space="0" w:color="auto"/>
                  </w:divBdr>
                </w:div>
                <w:div w:id="665868160">
                  <w:marLeft w:val="1440"/>
                  <w:marRight w:val="0"/>
                  <w:marTop w:val="0"/>
                  <w:marBottom w:val="0"/>
                  <w:divBdr>
                    <w:top w:val="none" w:sz="0" w:space="0" w:color="auto"/>
                    <w:left w:val="none" w:sz="0" w:space="0" w:color="auto"/>
                    <w:bottom w:val="none" w:sz="0" w:space="0" w:color="auto"/>
                    <w:right w:val="none" w:sz="0" w:space="0" w:color="auto"/>
                  </w:divBdr>
                </w:div>
                <w:div w:id="1934312469">
                  <w:marLeft w:val="1440"/>
                  <w:marRight w:val="0"/>
                  <w:marTop w:val="0"/>
                  <w:marBottom w:val="0"/>
                  <w:divBdr>
                    <w:top w:val="none" w:sz="0" w:space="0" w:color="auto"/>
                    <w:left w:val="none" w:sz="0" w:space="0" w:color="auto"/>
                    <w:bottom w:val="none" w:sz="0" w:space="0" w:color="auto"/>
                    <w:right w:val="none" w:sz="0" w:space="0" w:color="auto"/>
                  </w:divBdr>
                </w:div>
                <w:div w:id="1749379341">
                  <w:marLeft w:val="1440"/>
                  <w:marRight w:val="0"/>
                  <w:marTop w:val="0"/>
                  <w:marBottom w:val="0"/>
                  <w:divBdr>
                    <w:top w:val="none" w:sz="0" w:space="0" w:color="auto"/>
                    <w:left w:val="none" w:sz="0" w:space="0" w:color="auto"/>
                    <w:bottom w:val="none" w:sz="0" w:space="0" w:color="auto"/>
                    <w:right w:val="none" w:sz="0" w:space="0" w:color="auto"/>
                  </w:divBdr>
                </w:div>
              </w:divsChild>
            </w:div>
            <w:div w:id="461272466">
              <w:marLeft w:val="0"/>
              <w:marRight w:val="0"/>
              <w:marTop w:val="0"/>
              <w:marBottom w:val="0"/>
              <w:divBdr>
                <w:top w:val="none" w:sz="0" w:space="0" w:color="auto"/>
                <w:left w:val="none" w:sz="0" w:space="0" w:color="auto"/>
                <w:bottom w:val="none" w:sz="0" w:space="0" w:color="auto"/>
                <w:right w:val="none" w:sz="0" w:space="0" w:color="auto"/>
              </w:divBdr>
            </w:div>
            <w:div w:id="330908964">
              <w:marLeft w:val="1440"/>
              <w:marRight w:val="0"/>
              <w:marTop w:val="0"/>
              <w:marBottom w:val="0"/>
              <w:divBdr>
                <w:top w:val="none" w:sz="0" w:space="0" w:color="auto"/>
                <w:left w:val="none" w:sz="0" w:space="0" w:color="auto"/>
                <w:bottom w:val="none" w:sz="0" w:space="0" w:color="auto"/>
                <w:right w:val="none" w:sz="0" w:space="0" w:color="auto"/>
              </w:divBdr>
            </w:div>
            <w:div w:id="449320308">
              <w:marLeft w:val="1440"/>
              <w:marRight w:val="0"/>
              <w:marTop w:val="0"/>
              <w:marBottom w:val="0"/>
              <w:divBdr>
                <w:top w:val="none" w:sz="0" w:space="0" w:color="auto"/>
                <w:left w:val="none" w:sz="0" w:space="0" w:color="auto"/>
                <w:bottom w:val="none" w:sz="0" w:space="0" w:color="auto"/>
                <w:right w:val="none" w:sz="0" w:space="0" w:color="auto"/>
              </w:divBdr>
            </w:div>
            <w:div w:id="245920800">
              <w:marLeft w:val="1440"/>
              <w:marRight w:val="0"/>
              <w:marTop w:val="0"/>
              <w:marBottom w:val="0"/>
              <w:divBdr>
                <w:top w:val="none" w:sz="0" w:space="0" w:color="auto"/>
                <w:left w:val="none" w:sz="0" w:space="0" w:color="auto"/>
                <w:bottom w:val="none" w:sz="0" w:space="0" w:color="auto"/>
                <w:right w:val="none" w:sz="0" w:space="0" w:color="auto"/>
              </w:divBdr>
            </w:div>
            <w:div w:id="358973165">
              <w:marLeft w:val="1440"/>
              <w:marRight w:val="0"/>
              <w:marTop w:val="0"/>
              <w:marBottom w:val="0"/>
              <w:divBdr>
                <w:top w:val="none" w:sz="0" w:space="0" w:color="auto"/>
                <w:left w:val="none" w:sz="0" w:space="0" w:color="auto"/>
                <w:bottom w:val="none" w:sz="0" w:space="0" w:color="auto"/>
                <w:right w:val="none" w:sz="0" w:space="0" w:color="auto"/>
              </w:divBdr>
            </w:div>
            <w:div w:id="1799520029">
              <w:marLeft w:val="1440"/>
              <w:marRight w:val="0"/>
              <w:marTop w:val="0"/>
              <w:marBottom w:val="0"/>
              <w:divBdr>
                <w:top w:val="none" w:sz="0" w:space="0" w:color="auto"/>
                <w:left w:val="none" w:sz="0" w:space="0" w:color="auto"/>
                <w:bottom w:val="none" w:sz="0" w:space="0" w:color="auto"/>
                <w:right w:val="none" w:sz="0" w:space="0" w:color="auto"/>
              </w:divBdr>
            </w:div>
            <w:div w:id="567612366">
              <w:marLeft w:val="0"/>
              <w:marRight w:val="0"/>
              <w:marTop w:val="0"/>
              <w:marBottom w:val="0"/>
              <w:divBdr>
                <w:top w:val="none" w:sz="0" w:space="0" w:color="auto"/>
                <w:left w:val="none" w:sz="0" w:space="0" w:color="auto"/>
                <w:bottom w:val="none" w:sz="0" w:space="0" w:color="auto"/>
                <w:right w:val="none" w:sz="0" w:space="0" w:color="auto"/>
              </w:divBdr>
            </w:div>
            <w:div w:id="1455518478">
              <w:marLeft w:val="1440"/>
              <w:marRight w:val="0"/>
              <w:marTop w:val="0"/>
              <w:marBottom w:val="0"/>
              <w:divBdr>
                <w:top w:val="none" w:sz="0" w:space="0" w:color="auto"/>
                <w:left w:val="none" w:sz="0" w:space="0" w:color="auto"/>
                <w:bottom w:val="none" w:sz="0" w:space="0" w:color="auto"/>
                <w:right w:val="none" w:sz="0" w:space="0" w:color="auto"/>
              </w:divBdr>
            </w:div>
            <w:div w:id="2004770683">
              <w:marLeft w:val="1440"/>
              <w:marRight w:val="0"/>
              <w:marTop w:val="0"/>
              <w:marBottom w:val="0"/>
              <w:divBdr>
                <w:top w:val="none" w:sz="0" w:space="0" w:color="auto"/>
                <w:left w:val="none" w:sz="0" w:space="0" w:color="auto"/>
                <w:bottom w:val="none" w:sz="0" w:space="0" w:color="auto"/>
                <w:right w:val="none" w:sz="0" w:space="0" w:color="auto"/>
              </w:divBdr>
            </w:div>
            <w:div w:id="250546668">
              <w:marLeft w:val="1440"/>
              <w:marRight w:val="0"/>
              <w:marTop w:val="0"/>
              <w:marBottom w:val="0"/>
              <w:divBdr>
                <w:top w:val="none" w:sz="0" w:space="0" w:color="auto"/>
                <w:left w:val="none" w:sz="0" w:space="0" w:color="auto"/>
                <w:bottom w:val="none" w:sz="0" w:space="0" w:color="auto"/>
                <w:right w:val="none" w:sz="0" w:space="0" w:color="auto"/>
              </w:divBdr>
            </w:div>
            <w:div w:id="1046491253">
              <w:marLeft w:val="1440"/>
              <w:marRight w:val="0"/>
              <w:marTop w:val="0"/>
              <w:marBottom w:val="0"/>
              <w:divBdr>
                <w:top w:val="none" w:sz="0" w:space="0" w:color="auto"/>
                <w:left w:val="none" w:sz="0" w:space="0" w:color="auto"/>
                <w:bottom w:val="none" w:sz="0" w:space="0" w:color="auto"/>
                <w:right w:val="none" w:sz="0" w:space="0" w:color="auto"/>
              </w:divBdr>
            </w:div>
            <w:div w:id="478692542">
              <w:marLeft w:val="1440"/>
              <w:marRight w:val="0"/>
              <w:marTop w:val="0"/>
              <w:marBottom w:val="0"/>
              <w:divBdr>
                <w:top w:val="none" w:sz="0" w:space="0" w:color="auto"/>
                <w:left w:val="none" w:sz="0" w:space="0" w:color="auto"/>
                <w:bottom w:val="none" w:sz="0" w:space="0" w:color="auto"/>
                <w:right w:val="none" w:sz="0" w:space="0" w:color="auto"/>
              </w:divBdr>
            </w:div>
            <w:div w:id="1211115105">
              <w:marLeft w:val="0"/>
              <w:marRight w:val="0"/>
              <w:marTop w:val="0"/>
              <w:marBottom w:val="0"/>
              <w:divBdr>
                <w:top w:val="none" w:sz="0" w:space="0" w:color="auto"/>
                <w:left w:val="none" w:sz="0" w:space="0" w:color="auto"/>
                <w:bottom w:val="none" w:sz="0" w:space="0" w:color="auto"/>
                <w:right w:val="none" w:sz="0" w:space="0" w:color="auto"/>
              </w:divBdr>
            </w:div>
            <w:div w:id="1958830937">
              <w:marLeft w:val="0"/>
              <w:marRight w:val="0"/>
              <w:marTop w:val="0"/>
              <w:marBottom w:val="0"/>
              <w:divBdr>
                <w:top w:val="none" w:sz="0" w:space="0" w:color="auto"/>
                <w:left w:val="none" w:sz="0" w:space="0" w:color="auto"/>
                <w:bottom w:val="none" w:sz="0" w:space="0" w:color="auto"/>
                <w:right w:val="none" w:sz="0" w:space="0" w:color="auto"/>
              </w:divBdr>
            </w:div>
            <w:div w:id="2061400882">
              <w:marLeft w:val="1440"/>
              <w:marRight w:val="0"/>
              <w:marTop w:val="0"/>
              <w:marBottom w:val="0"/>
              <w:divBdr>
                <w:top w:val="none" w:sz="0" w:space="0" w:color="auto"/>
                <w:left w:val="none" w:sz="0" w:space="0" w:color="auto"/>
                <w:bottom w:val="none" w:sz="0" w:space="0" w:color="auto"/>
                <w:right w:val="none" w:sz="0" w:space="0" w:color="auto"/>
              </w:divBdr>
            </w:div>
            <w:div w:id="1788349971">
              <w:marLeft w:val="1440"/>
              <w:marRight w:val="0"/>
              <w:marTop w:val="0"/>
              <w:marBottom w:val="0"/>
              <w:divBdr>
                <w:top w:val="none" w:sz="0" w:space="0" w:color="auto"/>
                <w:left w:val="none" w:sz="0" w:space="0" w:color="auto"/>
                <w:bottom w:val="none" w:sz="0" w:space="0" w:color="auto"/>
                <w:right w:val="none" w:sz="0" w:space="0" w:color="auto"/>
              </w:divBdr>
            </w:div>
            <w:div w:id="4522817">
              <w:marLeft w:val="1440"/>
              <w:marRight w:val="0"/>
              <w:marTop w:val="0"/>
              <w:marBottom w:val="0"/>
              <w:divBdr>
                <w:top w:val="none" w:sz="0" w:space="0" w:color="auto"/>
                <w:left w:val="none" w:sz="0" w:space="0" w:color="auto"/>
                <w:bottom w:val="none" w:sz="0" w:space="0" w:color="auto"/>
                <w:right w:val="none" w:sz="0" w:space="0" w:color="auto"/>
              </w:divBdr>
            </w:div>
            <w:div w:id="1364550421">
              <w:marLeft w:val="1440"/>
              <w:marRight w:val="0"/>
              <w:marTop w:val="0"/>
              <w:marBottom w:val="0"/>
              <w:divBdr>
                <w:top w:val="none" w:sz="0" w:space="0" w:color="auto"/>
                <w:left w:val="none" w:sz="0" w:space="0" w:color="auto"/>
                <w:bottom w:val="none" w:sz="0" w:space="0" w:color="auto"/>
                <w:right w:val="none" w:sz="0" w:space="0" w:color="auto"/>
              </w:divBdr>
            </w:div>
            <w:div w:id="960570884">
              <w:marLeft w:val="1440"/>
              <w:marRight w:val="0"/>
              <w:marTop w:val="0"/>
              <w:marBottom w:val="0"/>
              <w:divBdr>
                <w:top w:val="none" w:sz="0" w:space="0" w:color="auto"/>
                <w:left w:val="none" w:sz="0" w:space="0" w:color="auto"/>
                <w:bottom w:val="none" w:sz="0" w:space="0" w:color="auto"/>
                <w:right w:val="none" w:sz="0" w:space="0" w:color="auto"/>
              </w:divBdr>
            </w:div>
            <w:div w:id="4136583">
              <w:marLeft w:val="0"/>
              <w:marRight w:val="0"/>
              <w:marTop w:val="0"/>
              <w:marBottom w:val="0"/>
              <w:divBdr>
                <w:top w:val="none" w:sz="0" w:space="0" w:color="auto"/>
                <w:left w:val="none" w:sz="0" w:space="0" w:color="auto"/>
                <w:bottom w:val="none" w:sz="0" w:space="0" w:color="auto"/>
                <w:right w:val="none" w:sz="0" w:space="0" w:color="auto"/>
              </w:divBdr>
            </w:div>
            <w:div w:id="1105880181">
              <w:marLeft w:val="0"/>
              <w:marRight w:val="0"/>
              <w:marTop w:val="0"/>
              <w:marBottom w:val="0"/>
              <w:divBdr>
                <w:top w:val="none" w:sz="0" w:space="0" w:color="auto"/>
                <w:left w:val="none" w:sz="0" w:space="0" w:color="auto"/>
                <w:bottom w:val="none" w:sz="0" w:space="0" w:color="auto"/>
                <w:right w:val="none" w:sz="0" w:space="0" w:color="auto"/>
              </w:divBdr>
            </w:div>
            <w:div w:id="2136632043">
              <w:marLeft w:val="1440"/>
              <w:marRight w:val="0"/>
              <w:marTop w:val="0"/>
              <w:marBottom w:val="0"/>
              <w:divBdr>
                <w:top w:val="none" w:sz="0" w:space="0" w:color="auto"/>
                <w:left w:val="none" w:sz="0" w:space="0" w:color="auto"/>
                <w:bottom w:val="none" w:sz="0" w:space="0" w:color="auto"/>
                <w:right w:val="none" w:sz="0" w:space="0" w:color="auto"/>
              </w:divBdr>
            </w:div>
            <w:div w:id="1808162329">
              <w:marLeft w:val="1440"/>
              <w:marRight w:val="0"/>
              <w:marTop w:val="0"/>
              <w:marBottom w:val="0"/>
              <w:divBdr>
                <w:top w:val="none" w:sz="0" w:space="0" w:color="auto"/>
                <w:left w:val="none" w:sz="0" w:space="0" w:color="auto"/>
                <w:bottom w:val="none" w:sz="0" w:space="0" w:color="auto"/>
                <w:right w:val="none" w:sz="0" w:space="0" w:color="auto"/>
              </w:divBdr>
            </w:div>
            <w:div w:id="59134642">
              <w:marLeft w:val="1440"/>
              <w:marRight w:val="0"/>
              <w:marTop w:val="0"/>
              <w:marBottom w:val="0"/>
              <w:divBdr>
                <w:top w:val="none" w:sz="0" w:space="0" w:color="auto"/>
                <w:left w:val="none" w:sz="0" w:space="0" w:color="auto"/>
                <w:bottom w:val="none" w:sz="0" w:space="0" w:color="auto"/>
                <w:right w:val="none" w:sz="0" w:space="0" w:color="auto"/>
              </w:divBdr>
            </w:div>
            <w:div w:id="239680311">
              <w:marLeft w:val="1440"/>
              <w:marRight w:val="0"/>
              <w:marTop w:val="0"/>
              <w:marBottom w:val="0"/>
              <w:divBdr>
                <w:top w:val="none" w:sz="0" w:space="0" w:color="auto"/>
                <w:left w:val="none" w:sz="0" w:space="0" w:color="auto"/>
                <w:bottom w:val="none" w:sz="0" w:space="0" w:color="auto"/>
                <w:right w:val="none" w:sz="0" w:space="0" w:color="auto"/>
              </w:divBdr>
            </w:div>
            <w:div w:id="972321385">
              <w:marLeft w:val="1440"/>
              <w:marRight w:val="0"/>
              <w:marTop w:val="0"/>
              <w:marBottom w:val="0"/>
              <w:divBdr>
                <w:top w:val="none" w:sz="0" w:space="0" w:color="auto"/>
                <w:left w:val="none" w:sz="0" w:space="0" w:color="auto"/>
                <w:bottom w:val="none" w:sz="0" w:space="0" w:color="auto"/>
                <w:right w:val="none" w:sz="0" w:space="0" w:color="auto"/>
              </w:divBdr>
            </w:div>
            <w:div w:id="1610354965">
              <w:marLeft w:val="0"/>
              <w:marRight w:val="0"/>
              <w:marTop w:val="0"/>
              <w:marBottom w:val="0"/>
              <w:divBdr>
                <w:top w:val="none" w:sz="0" w:space="0" w:color="auto"/>
                <w:left w:val="none" w:sz="0" w:space="0" w:color="auto"/>
                <w:bottom w:val="none" w:sz="0" w:space="0" w:color="auto"/>
                <w:right w:val="none" w:sz="0" w:space="0" w:color="auto"/>
              </w:divBdr>
            </w:div>
            <w:div w:id="1474369970">
              <w:marLeft w:val="0"/>
              <w:marRight w:val="0"/>
              <w:marTop w:val="0"/>
              <w:marBottom w:val="0"/>
              <w:divBdr>
                <w:top w:val="none" w:sz="0" w:space="0" w:color="auto"/>
                <w:left w:val="none" w:sz="0" w:space="0" w:color="auto"/>
                <w:bottom w:val="none" w:sz="0" w:space="0" w:color="auto"/>
                <w:right w:val="none" w:sz="0" w:space="0" w:color="auto"/>
              </w:divBdr>
            </w:div>
            <w:div w:id="1421832112">
              <w:marLeft w:val="1440"/>
              <w:marRight w:val="0"/>
              <w:marTop w:val="0"/>
              <w:marBottom w:val="0"/>
              <w:divBdr>
                <w:top w:val="none" w:sz="0" w:space="0" w:color="auto"/>
                <w:left w:val="none" w:sz="0" w:space="0" w:color="auto"/>
                <w:bottom w:val="none" w:sz="0" w:space="0" w:color="auto"/>
                <w:right w:val="none" w:sz="0" w:space="0" w:color="auto"/>
              </w:divBdr>
            </w:div>
            <w:div w:id="1663896643">
              <w:marLeft w:val="1440"/>
              <w:marRight w:val="0"/>
              <w:marTop w:val="0"/>
              <w:marBottom w:val="0"/>
              <w:divBdr>
                <w:top w:val="none" w:sz="0" w:space="0" w:color="auto"/>
                <w:left w:val="none" w:sz="0" w:space="0" w:color="auto"/>
                <w:bottom w:val="none" w:sz="0" w:space="0" w:color="auto"/>
                <w:right w:val="none" w:sz="0" w:space="0" w:color="auto"/>
              </w:divBdr>
            </w:div>
            <w:div w:id="20714060">
              <w:marLeft w:val="1440"/>
              <w:marRight w:val="0"/>
              <w:marTop w:val="0"/>
              <w:marBottom w:val="0"/>
              <w:divBdr>
                <w:top w:val="none" w:sz="0" w:space="0" w:color="auto"/>
                <w:left w:val="none" w:sz="0" w:space="0" w:color="auto"/>
                <w:bottom w:val="none" w:sz="0" w:space="0" w:color="auto"/>
                <w:right w:val="none" w:sz="0" w:space="0" w:color="auto"/>
              </w:divBdr>
            </w:div>
            <w:div w:id="143788100">
              <w:marLeft w:val="1440"/>
              <w:marRight w:val="0"/>
              <w:marTop w:val="0"/>
              <w:marBottom w:val="0"/>
              <w:divBdr>
                <w:top w:val="none" w:sz="0" w:space="0" w:color="auto"/>
                <w:left w:val="none" w:sz="0" w:space="0" w:color="auto"/>
                <w:bottom w:val="none" w:sz="0" w:space="0" w:color="auto"/>
                <w:right w:val="none" w:sz="0" w:space="0" w:color="auto"/>
              </w:divBdr>
            </w:div>
            <w:div w:id="291133721">
              <w:marLeft w:val="1440"/>
              <w:marRight w:val="0"/>
              <w:marTop w:val="0"/>
              <w:marBottom w:val="0"/>
              <w:divBdr>
                <w:top w:val="none" w:sz="0" w:space="0" w:color="auto"/>
                <w:left w:val="none" w:sz="0" w:space="0" w:color="auto"/>
                <w:bottom w:val="none" w:sz="0" w:space="0" w:color="auto"/>
                <w:right w:val="none" w:sz="0" w:space="0" w:color="auto"/>
              </w:divBdr>
            </w:div>
            <w:div w:id="614096478">
              <w:marLeft w:val="0"/>
              <w:marRight w:val="0"/>
              <w:marTop w:val="0"/>
              <w:marBottom w:val="0"/>
              <w:divBdr>
                <w:top w:val="none" w:sz="0" w:space="0" w:color="auto"/>
                <w:left w:val="none" w:sz="0" w:space="0" w:color="auto"/>
                <w:bottom w:val="none" w:sz="0" w:space="0" w:color="auto"/>
                <w:right w:val="none" w:sz="0" w:space="0" w:color="auto"/>
              </w:divBdr>
            </w:div>
            <w:div w:id="1528640260">
              <w:marLeft w:val="0"/>
              <w:marRight w:val="0"/>
              <w:marTop w:val="0"/>
              <w:marBottom w:val="0"/>
              <w:divBdr>
                <w:top w:val="none" w:sz="0" w:space="0" w:color="auto"/>
                <w:left w:val="none" w:sz="0" w:space="0" w:color="auto"/>
                <w:bottom w:val="none" w:sz="0" w:space="0" w:color="auto"/>
                <w:right w:val="none" w:sz="0" w:space="0" w:color="auto"/>
              </w:divBdr>
            </w:div>
            <w:div w:id="989678478">
              <w:marLeft w:val="1440"/>
              <w:marRight w:val="0"/>
              <w:marTop w:val="0"/>
              <w:marBottom w:val="0"/>
              <w:divBdr>
                <w:top w:val="none" w:sz="0" w:space="0" w:color="auto"/>
                <w:left w:val="none" w:sz="0" w:space="0" w:color="auto"/>
                <w:bottom w:val="none" w:sz="0" w:space="0" w:color="auto"/>
                <w:right w:val="none" w:sz="0" w:space="0" w:color="auto"/>
              </w:divBdr>
            </w:div>
            <w:div w:id="453671997">
              <w:marLeft w:val="1440"/>
              <w:marRight w:val="0"/>
              <w:marTop w:val="0"/>
              <w:marBottom w:val="0"/>
              <w:divBdr>
                <w:top w:val="none" w:sz="0" w:space="0" w:color="auto"/>
                <w:left w:val="none" w:sz="0" w:space="0" w:color="auto"/>
                <w:bottom w:val="none" w:sz="0" w:space="0" w:color="auto"/>
                <w:right w:val="none" w:sz="0" w:space="0" w:color="auto"/>
              </w:divBdr>
            </w:div>
            <w:div w:id="1573350654">
              <w:marLeft w:val="1440"/>
              <w:marRight w:val="0"/>
              <w:marTop w:val="0"/>
              <w:marBottom w:val="0"/>
              <w:divBdr>
                <w:top w:val="none" w:sz="0" w:space="0" w:color="auto"/>
                <w:left w:val="none" w:sz="0" w:space="0" w:color="auto"/>
                <w:bottom w:val="none" w:sz="0" w:space="0" w:color="auto"/>
                <w:right w:val="none" w:sz="0" w:space="0" w:color="auto"/>
              </w:divBdr>
            </w:div>
            <w:div w:id="67847232">
              <w:marLeft w:val="1440"/>
              <w:marRight w:val="0"/>
              <w:marTop w:val="0"/>
              <w:marBottom w:val="0"/>
              <w:divBdr>
                <w:top w:val="none" w:sz="0" w:space="0" w:color="auto"/>
                <w:left w:val="none" w:sz="0" w:space="0" w:color="auto"/>
                <w:bottom w:val="none" w:sz="0" w:space="0" w:color="auto"/>
                <w:right w:val="none" w:sz="0" w:space="0" w:color="auto"/>
              </w:divBdr>
            </w:div>
            <w:div w:id="1578781011">
              <w:marLeft w:val="1440"/>
              <w:marRight w:val="0"/>
              <w:marTop w:val="0"/>
              <w:marBottom w:val="0"/>
              <w:divBdr>
                <w:top w:val="none" w:sz="0" w:space="0" w:color="auto"/>
                <w:left w:val="none" w:sz="0" w:space="0" w:color="auto"/>
                <w:bottom w:val="none" w:sz="0" w:space="0" w:color="auto"/>
                <w:right w:val="none" w:sz="0" w:space="0" w:color="auto"/>
              </w:divBdr>
            </w:div>
            <w:div w:id="294412973">
              <w:marLeft w:val="0"/>
              <w:marRight w:val="0"/>
              <w:marTop w:val="0"/>
              <w:marBottom w:val="0"/>
              <w:divBdr>
                <w:top w:val="none" w:sz="0" w:space="0" w:color="auto"/>
                <w:left w:val="none" w:sz="0" w:space="0" w:color="auto"/>
                <w:bottom w:val="none" w:sz="0" w:space="0" w:color="auto"/>
                <w:right w:val="none" w:sz="0" w:space="0" w:color="auto"/>
              </w:divBdr>
            </w:div>
            <w:div w:id="772214383">
              <w:marLeft w:val="0"/>
              <w:marRight w:val="0"/>
              <w:marTop w:val="0"/>
              <w:marBottom w:val="0"/>
              <w:divBdr>
                <w:top w:val="none" w:sz="0" w:space="0" w:color="auto"/>
                <w:left w:val="none" w:sz="0" w:space="0" w:color="auto"/>
                <w:bottom w:val="none" w:sz="0" w:space="0" w:color="auto"/>
                <w:right w:val="none" w:sz="0" w:space="0" w:color="auto"/>
              </w:divBdr>
            </w:div>
            <w:div w:id="1286161850">
              <w:marLeft w:val="1440"/>
              <w:marRight w:val="0"/>
              <w:marTop w:val="0"/>
              <w:marBottom w:val="0"/>
              <w:divBdr>
                <w:top w:val="none" w:sz="0" w:space="0" w:color="auto"/>
                <w:left w:val="none" w:sz="0" w:space="0" w:color="auto"/>
                <w:bottom w:val="none" w:sz="0" w:space="0" w:color="auto"/>
                <w:right w:val="none" w:sz="0" w:space="0" w:color="auto"/>
              </w:divBdr>
            </w:div>
            <w:div w:id="392316764">
              <w:marLeft w:val="1440"/>
              <w:marRight w:val="0"/>
              <w:marTop w:val="0"/>
              <w:marBottom w:val="0"/>
              <w:divBdr>
                <w:top w:val="none" w:sz="0" w:space="0" w:color="auto"/>
                <w:left w:val="none" w:sz="0" w:space="0" w:color="auto"/>
                <w:bottom w:val="none" w:sz="0" w:space="0" w:color="auto"/>
                <w:right w:val="none" w:sz="0" w:space="0" w:color="auto"/>
              </w:divBdr>
            </w:div>
            <w:div w:id="956985112">
              <w:marLeft w:val="1440"/>
              <w:marRight w:val="0"/>
              <w:marTop w:val="0"/>
              <w:marBottom w:val="0"/>
              <w:divBdr>
                <w:top w:val="none" w:sz="0" w:space="0" w:color="auto"/>
                <w:left w:val="none" w:sz="0" w:space="0" w:color="auto"/>
                <w:bottom w:val="none" w:sz="0" w:space="0" w:color="auto"/>
                <w:right w:val="none" w:sz="0" w:space="0" w:color="auto"/>
              </w:divBdr>
            </w:div>
            <w:div w:id="185755416">
              <w:marLeft w:val="1440"/>
              <w:marRight w:val="0"/>
              <w:marTop w:val="0"/>
              <w:marBottom w:val="0"/>
              <w:divBdr>
                <w:top w:val="none" w:sz="0" w:space="0" w:color="auto"/>
                <w:left w:val="none" w:sz="0" w:space="0" w:color="auto"/>
                <w:bottom w:val="none" w:sz="0" w:space="0" w:color="auto"/>
                <w:right w:val="none" w:sz="0" w:space="0" w:color="auto"/>
              </w:divBdr>
            </w:div>
            <w:div w:id="982853350">
              <w:marLeft w:val="1440"/>
              <w:marRight w:val="0"/>
              <w:marTop w:val="0"/>
              <w:marBottom w:val="0"/>
              <w:divBdr>
                <w:top w:val="none" w:sz="0" w:space="0" w:color="auto"/>
                <w:left w:val="none" w:sz="0" w:space="0" w:color="auto"/>
                <w:bottom w:val="none" w:sz="0" w:space="0" w:color="auto"/>
                <w:right w:val="none" w:sz="0" w:space="0" w:color="auto"/>
              </w:divBdr>
            </w:div>
            <w:div w:id="1591239150">
              <w:marLeft w:val="0"/>
              <w:marRight w:val="0"/>
              <w:marTop w:val="0"/>
              <w:marBottom w:val="0"/>
              <w:divBdr>
                <w:top w:val="none" w:sz="0" w:space="0" w:color="auto"/>
                <w:left w:val="none" w:sz="0" w:space="0" w:color="auto"/>
                <w:bottom w:val="none" w:sz="0" w:space="0" w:color="auto"/>
                <w:right w:val="none" w:sz="0" w:space="0" w:color="auto"/>
              </w:divBdr>
            </w:div>
            <w:div w:id="2140604678">
              <w:marLeft w:val="0"/>
              <w:marRight w:val="0"/>
              <w:marTop w:val="0"/>
              <w:marBottom w:val="0"/>
              <w:divBdr>
                <w:top w:val="none" w:sz="0" w:space="0" w:color="auto"/>
                <w:left w:val="none" w:sz="0" w:space="0" w:color="auto"/>
                <w:bottom w:val="none" w:sz="0" w:space="0" w:color="auto"/>
                <w:right w:val="none" w:sz="0" w:space="0" w:color="auto"/>
              </w:divBdr>
            </w:div>
            <w:div w:id="784079280">
              <w:marLeft w:val="1440"/>
              <w:marRight w:val="0"/>
              <w:marTop w:val="0"/>
              <w:marBottom w:val="0"/>
              <w:divBdr>
                <w:top w:val="none" w:sz="0" w:space="0" w:color="auto"/>
                <w:left w:val="none" w:sz="0" w:space="0" w:color="auto"/>
                <w:bottom w:val="none" w:sz="0" w:space="0" w:color="auto"/>
                <w:right w:val="none" w:sz="0" w:space="0" w:color="auto"/>
              </w:divBdr>
            </w:div>
            <w:div w:id="2061513188">
              <w:marLeft w:val="1440"/>
              <w:marRight w:val="0"/>
              <w:marTop w:val="0"/>
              <w:marBottom w:val="0"/>
              <w:divBdr>
                <w:top w:val="none" w:sz="0" w:space="0" w:color="auto"/>
                <w:left w:val="none" w:sz="0" w:space="0" w:color="auto"/>
                <w:bottom w:val="none" w:sz="0" w:space="0" w:color="auto"/>
                <w:right w:val="none" w:sz="0" w:space="0" w:color="auto"/>
              </w:divBdr>
            </w:div>
            <w:div w:id="511144509">
              <w:marLeft w:val="1440"/>
              <w:marRight w:val="0"/>
              <w:marTop w:val="0"/>
              <w:marBottom w:val="0"/>
              <w:divBdr>
                <w:top w:val="none" w:sz="0" w:space="0" w:color="auto"/>
                <w:left w:val="none" w:sz="0" w:space="0" w:color="auto"/>
                <w:bottom w:val="none" w:sz="0" w:space="0" w:color="auto"/>
                <w:right w:val="none" w:sz="0" w:space="0" w:color="auto"/>
              </w:divBdr>
            </w:div>
            <w:div w:id="1047218678">
              <w:marLeft w:val="1440"/>
              <w:marRight w:val="0"/>
              <w:marTop w:val="0"/>
              <w:marBottom w:val="0"/>
              <w:divBdr>
                <w:top w:val="none" w:sz="0" w:space="0" w:color="auto"/>
                <w:left w:val="none" w:sz="0" w:space="0" w:color="auto"/>
                <w:bottom w:val="none" w:sz="0" w:space="0" w:color="auto"/>
                <w:right w:val="none" w:sz="0" w:space="0" w:color="auto"/>
              </w:divBdr>
            </w:div>
            <w:div w:id="2099673451">
              <w:marLeft w:val="1440"/>
              <w:marRight w:val="0"/>
              <w:marTop w:val="0"/>
              <w:marBottom w:val="0"/>
              <w:divBdr>
                <w:top w:val="none" w:sz="0" w:space="0" w:color="auto"/>
                <w:left w:val="none" w:sz="0" w:space="0" w:color="auto"/>
                <w:bottom w:val="none" w:sz="0" w:space="0" w:color="auto"/>
                <w:right w:val="none" w:sz="0" w:space="0" w:color="auto"/>
              </w:divBdr>
            </w:div>
            <w:div w:id="445075651">
              <w:marLeft w:val="0"/>
              <w:marRight w:val="0"/>
              <w:marTop w:val="0"/>
              <w:marBottom w:val="0"/>
              <w:divBdr>
                <w:top w:val="none" w:sz="0" w:space="0" w:color="auto"/>
                <w:left w:val="none" w:sz="0" w:space="0" w:color="auto"/>
                <w:bottom w:val="none" w:sz="0" w:space="0" w:color="auto"/>
                <w:right w:val="none" w:sz="0" w:space="0" w:color="auto"/>
              </w:divBdr>
            </w:div>
            <w:div w:id="1572275842">
              <w:marLeft w:val="0"/>
              <w:marRight w:val="0"/>
              <w:marTop w:val="0"/>
              <w:marBottom w:val="0"/>
              <w:divBdr>
                <w:top w:val="none" w:sz="0" w:space="0" w:color="auto"/>
                <w:left w:val="none" w:sz="0" w:space="0" w:color="auto"/>
                <w:bottom w:val="none" w:sz="0" w:space="0" w:color="auto"/>
                <w:right w:val="none" w:sz="0" w:space="0" w:color="auto"/>
              </w:divBdr>
            </w:div>
            <w:div w:id="571503062">
              <w:marLeft w:val="1440"/>
              <w:marRight w:val="0"/>
              <w:marTop w:val="0"/>
              <w:marBottom w:val="0"/>
              <w:divBdr>
                <w:top w:val="none" w:sz="0" w:space="0" w:color="auto"/>
                <w:left w:val="none" w:sz="0" w:space="0" w:color="auto"/>
                <w:bottom w:val="none" w:sz="0" w:space="0" w:color="auto"/>
                <w:right w:val="none" w:sz="0" w:space="0" w:color="auto"/>
              </w:divBdr>
            </w:div>
            <w:div w:id="1257402726">
              <w:marLeft w:val="1440"/>
              <w:marRight w:val="0"/>
              <w:marTop w:val="0"/>
              <w:marBottom w:val="0"/>
              <w:divBdr>
                <w:top w:val="none" w:sz="0" w:space="0" w:color="auto"/>
                <w:left w:val="none" w:sz="0" w:space="0" w:color="auto"/>
                <w:bottom w:val="none" w:sz="0" w:space="0" w:color="auto"/>
                <w:right w:val="none" w:sz="0" w:space="0" w:color="auto"/>
              </w:divBdr>
            </w:div>
            <w:div w:id="2035225092">
              <w:marLeft w:val="1440"/>
              <w:marRight w:val="0"/>
              <w:marTop w:val="0"/>
              <w:marBottom w:val="0"/>
              <w:divBdr>
                <w:top w:val="none" w:sz="0" w:space="0" w:color="auto"/>
                <w:left w:val="none" w:sz="0" w:space="0" w:color="auto"/>
                <w:bottom w:val="none" w:sz="0" w:space="0" w:color="auto"/>
                <w:right w:val="none" w:sz="0" w:space="0" w:color="auto"/>
              </w:divBdr>
            </w:div>
            <w:div w:id="534928741">
              <w:marLeft w:val="1440"/>
              <w:marRight w:val="0"/>
              <w:marTop w:val="0"/>
              <w:marBottom w:val="0"/>
              <w:divBdr>
                <w:top w:val="none" w:sz="0" w:space="0" w:color="auto"/>
                <w:left w:val="none" w:sz="0" w:space="0" w:color="auto"/>
                <w:bottom w:val="none" w:sz="0" w:space="0" w:color="auto"/>
                <w:right w:val="none" w:sz="0" w:space="0" w:color="auto"/>
              </w:divBdr>
            </w:div>
            <w:div w:id="560092133">
              <w:marLeft w:val="1440"/>
              <w:marRight w:val="0"/>
              <w:marTop w:val="0"/>
              <w:marBottom w:val="0"/>
              <w:divBdr>
                <w:top w:val="none" w:sz="0" w:space="0" w:color="auto"/>
                <w:left w:val="none" w:sz="0" w:space="0" w:color="auto"/>
                <w:bottom w:val="none" w:sz="0" w:space="0" w:color="auto"/>
                <w:right w:val="none" w:sz="0" w:space="0" w:color="auto"/>
              </w:divBdr>
            </w:div>
            <w:div w:id="338309402">
              <w:marLeft w:val="0"/>
              <w:marRight w:val="0"/>
              <w:marTop w:val="0"/>
              <w:marBottom w:val="0"/>
              <w:divBdr>
                <w:top w:val="none" w:sz="0" w:space="0" w:color="auto"/>
                <w:left w:val="none" w:sz="0" w:space="0" w:color="auto"/>
                <w:bottom w:val="none" w:sz="0" w:space="0" w:color="auto"/>
                <w:right w:val="none" w:sz="0" w:space="0" w:color="auto"/>
              </w:divBdr>
            </w:div>
            <w:div w:id="1282373449">
              <w:marLeft w:val="0"/>
              <w:marRight w:val="0"/>
              <w:marTop w:val="0"/>
              <w:marBottom w:val="0"/>
              <w:divBdr>
                <w:top w:val="none" w:sz="0" w:space="0" w:color="auto"/>
                <w:left w:val="none" w:sz="0" w:space="0" w:color="auto"/>
                <w:bottom w:val="none" w:sz="0" w:space="0" w:color="auto"/>
                <w:right w:val="none" w:sz="0" w:space="0" w:color="auto"/>
              </w:divBdr>
            </w:div>
            <w:div w:id="1497917499">
              <w:marLeft w:val="1440"/>
              <w:marRight w:val="0"/>
              <w:marTop w:val="0"/>
              <w:marBottom w:val="0"/>
              <w:divBdr>
                <w:top w:val="none" w:sz="0" w:space="0" w:color="auto"/>
                <w:left w:val="none" w:sz="0" w:space="0" w:color="auto"/>
                <w:bottom w:val="none" w:sz="0" w:space="0" w:color="auto"/>
                <w:right w:val="none" w:sz="0" w:space="0" w:color="auto"/>
              </w:divBdr>
            </w:div>
            <w:div w:id="1318995448">
              <w:marLeft w:val="1440"/>
              <w:marRight w:val="0"/>
              <w:marTop w:val="0"/>
              <w:marBottom w:val="0"/>
              <w:divBdr>
                <w:top w:val="none" w:sz="0" w:space="0" w:color="auto"/>
                <w:left w:val="none" w:sz="0" w:space="0" w:color="auto"/>
                <w:bottom w:val="none" w:sz="0" w:space="0" w:color="auto"/>
                <w:right w:val="none" w:sz="0" w:space="0" w:color="auto"/>
              </w:divBdr>
            </w:div>
            <w:div w:id="1239288793">
              <w:marLeft w:val="1440"/>
              <w:marRight w:val="0"/>
              <w:marTop w:val="0"/>
              <w:marBottom w:val="0"/>
              <w:divBdr>
                <w:top w:val="none" w:sz="0" w:space="0" w:color="auto"/>
                <w:left w:val="none" w:sz="0" w:space="0" w:color="auto"/>
                <w:bottom w:val="none" w:sz="0" w:space="0" w:color="auto"/>
                <w:right w:val="none" w:sz="0" w:space="0" w:color="auto"/>
              </w:divBdr>
            </w:div>
            <w:div w:id="537283795">
              <w:marLeft w:val="1440"/>
              <w:marRight w:val="0"/>
              <w:marTop w:val="0"/>
              <w:marBottom w:val="0"/>
              <w:divBdr>
                <w:top w:val="none" w:sz="0" w:space="0" w:color="auto"/>
                <w:left w:val="none" w:sz="0" w:space="0" w:color="auto"/>
                <w:bottom w:val="none" w:sz="0" w:space="0" w:color="auto"/>
                <w:right w:val="none" w:sz="0" w:space="0" w:color="auto"/>
              </w:divBdr>
            </w:div>
            <w:div w:id="1300069018">
              <w:marLeft w:val="1440"/>
              <w:marRight w:val="0"/>
              <w:marTop w:val="0"/>
              <w:marBottom w:val="0"/>
              <w:divBdr>
                <w:top w:val="none" w:sz="0" w:space="0" w:color="auto"/>
                <w:left w:val="none" w:sz="0" w:space="0" w:color="auto"/>
                <w:bottom w:val="none" w:sz="0" w:space="0" w:color="auto"/>
                <w:right w:val="none" w:sz="0" w:space="0" w:color="auto"/>
              </w:divBdr>
            </w:div>
            <w:div w:id="219480183">
              <w:marLeft w:val="0"/>
              <w:marRight w:val="0"/>
              <w:marTop w:val="0"/>
              <w:marBottom w:val="0"/>
              <w:divBdr>
                <w:top w:val="none" w:sz="0" w:space="0" w:color="auto"/>
                <w:left w:val="none" w:sz="0" w:space="0" w:color="auto"/>
                <w:bottom w:val="none" w:sz="0" w:space="0" w:color="auto"/>
                <w:right w:val="none" w:sz="0" w:space="0" w:color="auto"/>
              </w:divBdr>
            </w:div>
            <w:div w:id="1692997105">
              <w:marLeft w:val="0"/>
              <w:marRight w:val="0"/>
              <w:marTop w:val="0"/>
              <w:marBottom w:val="0"/>
              <w:divBdr>
                <w:top w:val="none" w:sz="0" w:space="0" w:color="auto"/>
                <w:left w:val="none" w:sz="0" w:space="0" w:color="auto"/>
                <w:bottom w:val="none" w:sz="0" w:space="0" w:color="auto"/>
                <w:right w:val="none" w:sz="0" w:space="0" w:color="auto"/>
              </w:divBdr>
            </w:div>
            <w:div w:id="1116946346">
              <w:marLeft w:val="1440"/>
              <w:marRight w:val="0"/>
              <w:marTop w:val="0"/>
              <w:marBottom w:val="0"/>
              <w:divBdr>
                <w:top w:val="none" w:sz="0" w:space="0" w:color="auto"/>
                <w:left w:val="none" w:sz="0" w:space="0" w:color="auto"/>
                <w:bottom w:val="none" w:sz="0" w:space="0" w:color="auto"/>
                <w:right w:val="none" w:sz="0" w:space="0" w:color="auto"/>
              </w:divBdr>
            </w:div>
            <w:div w:id="1701785422">
              <w:marLeft w:val="1440"/>
              <w:marRight w:val="0"/>
              <w:marTop w:val="0"/>
              <w:marBottom w:val="0"/>
              <w:divBdr>
                <w:top w:val="none" w:sz="0" w:space="0" w:color="auto"/>
                <w:left w:val="none" w:sz="0" w:space="0" w:color="auto"/>
                <w:bottom w:val="none" w:sz="0" w:space="0" w:color="auto"/>
                <w:right w:val="none" w:sz="0" w:space="0" w:color="auto"/>
              </w:divBdr>
            </w:div>
            <w:div w:id="1759524964">
              <w:marLeft w:val="1440"/>
              <w:marRight w:val="0"/>
              <w:marTop w:val="0"/>
              <w:marBottom w:val="0"/>
              <w:divBdr>
                <w:top w:val="none" w:sz="0" w:space="0" w:color="auto"/>
                <w:left w:val="none" w:sz="0" w:space="0" w:color="auto"/>
                <w:bottom w:val="none" w:sz="0" w:space="0" w:color="auto"/>
                <w:right w:val="none" w:sz="0" w:space="0" w:color="auto"/>
              </w:divBdr>
            </w:div>
            <w:div w:id="1551762792">
              <w:marLeft w:val="1440"/>
              <w:marRight w:val="0"/>
              <w:marTop w:val="0"/>
              <w:marBottom w:val="0"/>
              <w:divBdr>
                <w:top w:val="none" w:sz="0" w:space="0" w:color="auto"/>
                <w:left w:val="none" w:sz="0" w:space="0" w:color="auto"/>
                <w:bottom w:val="none" w:sz="0" w:space="0" w:color="auto"/>
                <w:right w:val="none" w:sz="0" w:space="0" w:color="auto"/>
              </w:divBdr>
            </w:div>
            <w:div w:id="1865627578">
              <w:marLeft w:val="1440"/>
              <w:marRight w:val="0"/>
              <w:marTop w:val="0"/>
              <w:marBottom w:val="0"/>
              <w:divBdr>
                <w:top w:val="none" w:sz="0" w:space="0" w:color="auto"/>
                <w:left w:val="none" w:sz="0" w:space="0" w:color="auto"/>
                <w:bottom w:val="none" w:sz="0" w:space="0" w:color="auto"/>
                <w:right w:val="none" w:sz="0" w:space="0" w:color="auto"/>
              </w:divBdr>
            </w:div>
            <w:div w:id="1773281005">
              <w:marLeft w:val="0"/>
              <w:marRight w:val="0"/>
              <w:marTop w:val="0"/>
              <w:marBottom w:val="0"/>
              <w:divBdr>
                <w:top w:val="none" w:sz="0" w:space="0" w:color="auto"/>
                <w:left w:val="none" w:sz="0" w:space="0" w:color="auto"/>
                <w:bottom w:val="none" w:sz="0" w:space="0" w:color="auto"/>
                <w:right w:val="none" w:sz="0" w:space="0" w:color="auto"/>
              </w:divBdr>
            </w:div>
            <w:div w:id="1794665580">
              <w:marLeft w:val="0"/>
              <w:marRight w:val="0"/>
              <w:marTop w:val="0"/>
              <w:marBottom w:val="0"/>
              <w:divBdr>
                <w:top w:val="none" w:sz="0" w:space="0" w:color="auto"/>
                <w:left w:val="none" w:sz="0" w:space="0" w:color="auto"/>
                <w:bottom w:val="none" w:sz="0" w:space="0" w:color="auto"/>
                <w:right w:val="none" w:sz="0" w:space="0" w:color="auto"/>
              </w:divBdr>
            </w:div>
            <w:div w:id="624314132">
              <w:marLeft w:val="1440"/>
              <w:marRight w:val="0"/>
              <w:marTop w:val="0"/>
              <w:marBottom w:val="0"/>
              <w:divBdr>
                <w:top w:val="none" w:sz="0" w:space="0" w:color="auto"/>
                <w:left w:val="none" w:sz="0" w:space="0" w:color="auto"/>
                <w:bottom w:val="none" w:sz="0" w:space="0" w:color="auto"/>
                <w:right w:val="none" w:sz="0" w:space="0" w:color="auto"/>
              </w:divBdr>
            </w:div>
            <w:div w:id="1902520228">
              <w:marLeft w:val="1440"/>
              <w:marRight w:val="0"/>
              <w:marTop w:val="0"/>
              <w:marBottom w:val="0"/>
              <w:divBdr>
                <w:top w:val="none" w:sz="0" w:space="0" w:color="auto"/>
                <w:left w:val="none" w:sz="0" w:space="0" w:color="auto"/>
                <w:bottom w:val="none" w:sz="0" w:space="0" w:color="auto"/>
                <w:right w:val="none" w:sz="0" w:space="0" w:color="auto"/>
              </w:divBdr>
            </w:div>
            <w:div w:id="1362560055">
              <w:marLeft w:val="1440"/>
              <w:marRight w:val="0"/>
              <w:marTop w:val="0"/>
              <w:marBottom w:val="0"/>
              <w:divBdr>
                <w:top w:val="none" w:sz="0" w:space="0" w:color="auto"/>
                <w:left w:val="none" w:sz="0" w:space="0" w:color="auto"/>
                <w:bottom w:val="none" w:sz="0" w:space="0" w:color="auto"/>
                <w:right w:val="none" w:sz="0" w:space="0" w:color="auto"/>
              </w:divBdr>
            </w:div>
            <w:div w:id="879901145">
              <w:marLeft w:val="1440"/>
              <w:marRight w:val="0"/>
              <w:marTop w:val="0"/>
              <w:marBottom w:val="0"/>
              <w:divBdr>
                <w:top w:val="none" w:sz="0" w:space="0" w:color="auto"/>
                <w:left w:val="none" w:sz="0" w:space="0" w:color="auto"/>
                <w:bottom w:val="none" w:sz="0" w:space="0" w:color="auto"/>
                <w:right w:val="none" w:sz="0" w:space="0" w:color="auto"/>
              </w:divBdr>
            </w:div>
            <w:div w:id="1324626138">
              <w:marLeft w:val="1440"/>
              <w:marRight w:val="0"/>
              <w:marTop w:val="0"/>
              <w:marBottom w:val="0"/>
              <w:divBdr>
                <w:top w:val="none" w:sz="0" w:space="0" w:color="auto"/>
                <w:left w:val="none" w:sz="0" w:space="0" w:color="auto"/>
                <w:bottom w:val="none" w:sz="0" w:space="0" w:color="auto"/>
                <w:right w:val="none" w:sz="0" w:space="0" w:color="auto"/>
              </w:divBdr>
            </w:div>
            <w:div w:id="782652269">
              <w:marLeft w:val="0"/>
              <w:marRight w:val="0"/>
              <w:marTop w:val="0"/>
              <w:marBottom w:val="0"/>
              <w:divBdr>
                <w:top w:val="none" w:sz="0" w:space="0" w:color="auto"/>
                <w:left w:val="none" w:sz="0" w:space="0" w:color="auto"/>
                <w:bottom w:val="none" w:sz="0" w:space="0" w:color="auto"/>
                <w:right w:val="none" w:sz="0" w:space="0" w:color="auto"/>
              </w:divBdr>
            </w:div>
            <w:div w:id="487405543">
              <w:marLeft w:val="0"/>
              <w:marRight w:val="0"/>
              <w:marTop w:val="0"/>
              <w:marBottom w:val="0"/>
              <w:divBdr>
                <w:top w:val="none" w:sz="0" w:space="0" w:color="auto"/>
                <w:left w:val="none" w:sz="0" w:space="0" w:color="auto"/>
                <w:bottom w:val="none" w:sz="0" w:space="0" w:color="auto"/>
                <w:right w:val="none" w:sz="0" w:space="0" w:color="auto"/>
              </w:divBdr>
            </w:div>
            <w:div w:id="756561958">
              <w:marLeft w:val="0"/>
              <w:marRight w:val="0"/>
              <w:marTop w:val="0"/>
              <w:marBottom w:val="0"/>
              <w:divBdr>
                <w:top w:val="none" w:sz="0" w:space="0" w:color="auto"/>
                <w:left w:val="none" w:sz="0" w:space="0" w:color="auto"/>
                <w:bottom w:val="none" w:sz="0" w:space="0" w:color="auto"/>
                <w:right w:val="none" w:sz="0" w:space="0" w:color="auto"/>
              </w:divBdr>
            </w:div>
            <w:div w:id="562330430">
              <w:marLeft w:val="0"/>
              <w:marRight w:val="0"/>
              <w:marTop w:val="0"/>
              <w:marBottom w:val="0"/>
              <w:divBdr>
                <w:top w:val="none" w:sz="0" w:space="0" w:color="auto"/>
                <w:left w:val="none" w:sz="0" w:space="0" w:color="auto"/>
                <w:bottom w:val="none" w:sz="0" w:space="0" w:color="auto"/>
                <w:right w:val="none" w:sz="0" w:space="0" w:color="auto"/>
              </w:divBdr>
            </w:div>
            <w:div w:id="579021222">
              <w:marLeft w:val="0"/>
              <w:marRight w:val="0"/>
              <w:marTop w:val="0"/>
              <w:marBottom w:val="0"/>
              <w:divBdr>
                <w:top w:val="none" w:sz="0" w:space="0" w:color="auto"/>
                <w:left w:val="none" w:sz="0" w:space="0" w:color="auto"/>
                <w:bottom w:val="none" w:sz="0" w:space="0" w:color="auto"/>
                <w:right w:val="none" w:sz="0" w:space="0" w:color="auto"/>
              </w:divBdr>
            </w:div>
            <w:div w:id="1234706086">
              <w:marLeft w:val="0"/>
              <w:marRight w:val="0"/>
              <w:marTop w:val="0"/>
              <w:marBottom w:val="0"/>
              <w:divBdr>
                <w:top w:val="none" w:sz="0" w:space="0" w:color="auto"/>
                <w:left w:val="none" w:sz="0" w:space="0" w:color="auto"/>
                <w:bottom w:val="none" w:sz="0" w:space="0" w:color="auto"/>
                <w:right w:val="none" w:sz="0" w:space="0" w:color="auto"/>
              </w:divBdr>
            </w:div>
            <w:div w:id="1389453429">
              <w:marLeft w:val="0"/>
              <w:marRight w:val="0"/>
              <w:marTop w:val="0"/>
              <w:marBottom w:val="0"/>
              <w:divBdr>
                <w:top w:val="none" w:sz="0" w:space="0" w:color="auto"/>
                <w:left w:val="none" w:sz="0" w:space="0" w:color="auto"/>
                <w:bottom w:val="none" w:sz="0" w:space="0" w:color="auto"/>
                <w:right w:val="none" w:sz="0" w:space="0" w:color="auto"/>
              </w:divBdr>
            </w:div>
            <w:div w:id="2063020100">
              <w:marLeft w:val="0"/>
              <w:marRight w:val="0"/>
              <w:marTop w:val="0"/>
              <w:marBottom w:val="0"/>
              <w:divBdr>
                <w:top w:val="none" w:sz="0" w:space="0" w:color="auto"/>
                <w:left w:val="none" w:sz="0" w:space="0" w:color="auto"/>
                <w:bottom w:val="none" w:sz="0" w:space="0" w:color="auto"/>
                <w:right w:val="none" w:sz="0" w:space="0" w:color="auto"/>
              </w:divBdr>
            </w:div>
            <w:div w:id="902984005">
              <w:marLeft w:val="0"/>
              <w:marRight w:val="0"/>
              <w:marTop w:val="0"/>
              <w:marBottom w:val="0"/>
              <w:divBdr>
                <w:top w:val="none" w:sz="0" w:space="0" w:color="auto"/>
                <w:left w:val="none" w:sz="0" w:space="0" w:color="auto"/>
                <w:bottom w:val="none" w:sz="0" w:space="0" w:color="auto"/>
                <w:right w:val="none" w:sz="0" w:space="0" w:color="auto"/>
              </w:divBdr>
            </w:div>
            <w:div w:id="209264477">
              <w:marLeft w:val="0"/>
              <w:marRight w:val="0"/>
              <w:marTop w:val="0"/>
              <w:marBottom w:val="0"/>
              <w:divBdr>
                <w:top w:val="none" w:sz="0" w:space="0" w:color="auto"/>
                <w:left w:val="none" w:sz="0" w:space="0" w:color="auto"/>
                <w:bottom w:val="none" w:sz="0" w:space="0" w:color="auto"/>
                <w:right w:val="none" w:sz="0" w:space="0" w:color="auto"/>
              </w:divBdr>
            </w:div>
            <w:div w:id="1401899355">
              <w:marLeft w:val="0"/>
              <w:marRight w:val="0"/>
              <w:marTop w:val="0"/>
              <w:marBottom w:val="0"/>
              <w:divBdr>
                <w:top w:val="none" w:sz="0" w:space="0" w:color="auto"/>
                <w:left w:val="none" w:sz="0" w:space="0" w:color="auto"/>
                <w:bottom w:val="none" w:sz="0" w:space="0" w:color="auto"/>
                <w:right w:val="none" w:sz="0" w:space="0" w:color="auto"/>
              </w:divBdr>
            </w:div>
            <w:div w:id="1134836597">
              <w:marLeft w:val="0"/>
              <w:marRight w:val="0"/>
              <w:marTop w:val="0"/>
              <w:marBottom w:val="0"/>
              <w:divBdr>
                <w:top w:val="none" w:sz="0" w:space="0" w:color="auto"/>
                <w:left w:val="none" w:sz="0" w:space="0" w:color="auto"/>
                <w:bottom w:val="none" w:sz="0" w:space="0" w:color="auto"/>
                <w:right w:val="none" w:sz="0" w:space="0" w:color="auto"/>
              </w:divBdr>
            </w:div>
            <w:div w:id="524100077">
              <w:marLeft w:val="0"/>
              <w:marRight w:val="0"/>
              <w:marTop w:val="0"/>
              <w:marBottom w:val="0"/>
              <w:divBdr>
                <w:top w:val="none" w:sz="0" w:space="0" w:color="auto"/>
                <w:left w:val="none" w:sz="0" w:space="0" w:color="auto"/>
                <w:bottom w:val="none" w:sz="0" w:space="0" w:color="auto"/>
                <w:right w:val="none" w:sz="0" w:space="0" w:color="auto"/>
              </w:divBdr>
            </w:div>
            <w:div w:id="153187104">
              <w:marLeft w:val="0"/>
              <w:marRight w:val="0"/>
              <w:marTop w:val="0"/>
              <w:marBottom w:val="0"/>
              <w:divBdr>
                <w:top w:val="none" w:sz="0" w:space="0" w:color="auto"/>
                <w:left w:val="none" w:sz="0" w:space="0" w:color="auto"/>
                <w:bottom w:val="none" w:sz="0" w:space="0" w:color="auto"/>
                <w:right w:val="none" w:sz="0" w:space="0" w:color="auto"/>
              </w:divBdr>
            </w:div>
            <w:div w:id="1004673475">
              <w:marLeft w:val="0"/>
              <w:marRight w:val="0"/>
              <w:marTop w:val="0"/>
              <w:marBottom w:val="0"/>
              <w:divBdr>
                <w:top w:val="none" w:sz="0" w:space="0" w:color="auto"/>
                <w:left w:val="none" w:sz="0" w:space="0" w:color="auto"/>
                <w:bottom w:val="none" w:sz="0" w:space="0" w:color="auto"/>
                <w:right w:val="none" w:sz="0" w:space="0" w:color="auto"/>
              </w:divBdr>
            </w:div>
            <w:div w:id="1799298905">
              <w:marLeft w:val="0"/>
              <w:marRight w:val="0"/>
              <w:marTop w:val="0"/>
              <w:marBottom w:val="0"/>
              <w:divBdr>
                <w:top w:val="none" w:sz="0" w:space="0" w:color="auto"/>
                <w:left w:val="none" w:sz="0" w:space="0" w:color="auto"/>
                <w:bottom w:val="none" w:sz="0" w:space="0" w:color="auto"/>
                <w:right w:val="none" w:sz="0" w:space="0" w:color="auto"/>
              </w:divBdr>
            </w:div>
            <w:div w:id="946229098">
              <w:marLeft w:val="0"/>
              <w:marRight w:val="0"/>
              <w:marTop w:val="0"/>
              <w:marBottom w:val="0"/>
              <w:divBdr>
                <w:top w:val="none" w:sz="0" w:space="0" w:color="auto"/>
                <w:left w:val="none" w:sz="0" w:space="0" w:color="auto"/>
                <w:bottom w:val="none" w:sz="0" w:space="0" w:color="auto"/>
                <w:right w:val="none" w:sz="0" w:space="0" w:color="auto"/>
              </w:divBdr>
            </w:div>
            <w:div w:id="602954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047199">
      <w:bodyDiv w:val="1"/>
      <w:marLeft w:val="0"/>
      <w:marRight w:val="0"/>
      <w:marTop w:val="0"/>
      <w:marBottom w:val="0"/>
      <w:divBdr>
        <w:top w:val="none" w:sz="0" w:space="0" w:color="auto"/>
        <w:left w:val="none" w:sz="0" w:space="0" w:color="auto"/>
        <w:bottom w:val="none" w:sz="0" w:space="0" w:color="auto"/>
        <w:right w:val="none" w:sz="0" w:space="0" w:color="auto"/>
      </w:divBdr>
      <w:divsChild>
        <w:div w:id="105513759">
          <w:marLeft w:val="0"/>
          <w:marRight w:val="0"/>
          <w:marTop w:val="0"/>
          <w:marBottom w:val="0"/>
          <w:divBdr>
            <w:top w:val="none" w:sz="0" w:space="0" w:color="auto"/>
            <w:left w:val="none" w:sz="0" w:space="0" w:color="auto"/>
            <w:bottom w:val="none" w:sz="0" w:space="0" w:color="auto"/>
            <w:right w:val="none" w:sz="0" w:space="0" w:color="auto"/>
          </w:divBdr>
          <w:divsChild>
            <w:div w:id="1773013099">
              <w:marLeft w:val="0"/>
              <w:marRight w:val="0"/>
              <w:marTop w:val="0"/>
              <w:marBottom w:val="0"/>
              <w:divBdr>
                <w:top w:val="none" w:sz="0" w:space="0" w:color="auto"/>
                <w:left w:val="none" w:sz="0" w:space="0" w:color="auto"/>
                <w:bottom w:val="none" w:sz="0" w:space="0" w:color="auto"/>
                <w:right w:val="none" w:sz="0" w:space="0" w:color="auto"/>
              </w:divBdr>
              <w:divsChild>
                <w:div w:id="1426611134">
                  <w:marLeft w:val="720"/>
                  <w:marRight w:val="0"/>
                  <w:marTop w:val="0"/>
                  <w:marBottom w:val="0"/>
                  <w:divBdr>
                    <w:top w:val="none" w:sz="0" w:space="0" w:color="auto"/>
                    <w:left w:val="none" w:sz="0" w:space="0" w:color="auto"/>
                    <w:bottom w:val="none" w:sz="0" w:space="0" w:color="auto"/>
                    <w:right w:val="none" w:sz="0" w:space="0" w:color="auto"/>
                  </w:divBdr>
                </w:div>
                <w:div w:id="784270743">
                  <w:marLeft w:val="1440"/>
                  <w:marRight w:val="0"/>
                  <w:marTop w:val="0"/>
                  <w:marBottom w:val="0"/>
                  <w:divBdr>
                    <w:top w:val="none" w:sz="0" w:space="0" w:color="auto"/>
                    <w:left w:val="none" w:sz="0" w:space="0" w:color="auto"/>
                    <w:bottom w:val="none" w:sz="0" w:space="0" w:color="auto"/>
                    <w:right w:val="none" w:sz="0" w:space="0" w:color="auto"/>
                  </w:divBdr>
                </w:div>
                <w:div w:id="224344547">
                  <w:marLeft w:val="1440"/>
                  <w:marRight w:val="0"/>
                  <w:marTop w:val="0"/>
                  <w:marBottom w:val="0"/>
                  <w:divBdr>
                    <w:top w:val="none" w:sz="0" w:space="0" w:color="auto"/>
                    <w:left w:val="none" w:sz="0" w:space="0" w:color="auto"/>
                    <w:bottom w:val="none" w:sz="0" w:space="0" w:color="auto"/>
                    <w:right w:val="none" w:sz="0" w:space="0" w:color="auto"/>
                  </w:divBdr>
                </w:div>
                <w:div w:id="1247498407">
                  <w:marLeft w:val="1440"/>
                  <w:marRight w:val="0"/>
                  <w:marTop w:val="0"/>
                  <w:marBottom w:val="0"/>
                  <w:divBdr>
                    <w:top w:val="none" w:sz="0" w:space="0" w:color="auto"/>
                    <w:left w:val="none" w:sz="0" w:space="0" w:color="auto"/>
                    <w:bottom w:val="none" w:sz="0" w:space="0" w:color="auto"/>
                    <w:right w:val="none" w:sz="0" w:space="0" w:color="auto"/>
                  </w:divBdr>
                </w:div>
                <w:div w:id="748967589">
                  <w:marLeft w:val="1440"/>
                  <w:marRight w:val="0"/>
                  <w:marTop w:val="0"/>
                  <w:marBottom w:val="0"/>
                  <w:divBdr>
                    <w:top w:val="none" w:sz="0" w:space="0" w:color="auto"/>
                    <w:left w:val="none" w:sz="0" w:space="0" w:color="auto"/>
                    <w:bottom w:val="none" w:sz="0" w:space="0" w:color="auto"/>
                    <w:right w:val="none" w:sz="0" w:space="0" w:color="auto"/>
                  </w:divBdr>
                </w:div>
                <w:div w:id="512646857">
                  <w:marLeft w:val="1440"/>
                  <w:marRight w:val="0"/>
                  <w:marTop w:val="0"/>
                  <w:marBottom w:val="0"/>
                  <w:divBdr>
                    <w:top w:val="none" w:sz="0" w:space="0" w:color="auto"/>
                    <w:left w:val="none" w:sz="0" w:space="0" w:color="auto"/>
                    <w:bottom w:val="none" w:sz="0" w:space="0" w:color="auto"/>
                    <w:right w:val="none" w:sz="0" w:space="0" w:color="auto"/>
                  </w:divBdr>
                </w:div>
                <w:div w:id="1801727587">
                  <w:marLeft w:val="720"/>
                  <w:marRight w:val="0"/>
                  <w:marTop w:val="0"/>
                  <w:marBottom w:val="0"/>
                  <w:divBdr>
                    <w:top w:val="none" w:sz="0" w:space="0" w:color="auto"/>
                    <w:left w:val="none" w:sz="0" w:space="0" w:color="auto"/>
                    <w:bottom w:val="none" w:sz="0" w:space="0" w:color="auto"/>
                    <w:right w:val="none" w:sz="0" w:space="0" w:color="auto"/>
                  </w:divBdr>
                </w:div>
                <w:div w:id="354426518">
                  <w:marLeft w:val="720"/>
                  <w:marRight w:val="0"/>
                  <w:marTop w:val="0"/>
                  <w:marBottom w:val="0"/>
                  <w:divBdr>
                    <w:top w:val="none" w:sz="0" w:space="0" w:color="auto"/>
                    <w:left w:val="none" w:sz="0" w:space="0" w:color="auto"/>
                    <w:bottom w:val="none" w:sz="0" w:space="0" w:color="auto"/>
                    <w:right w:val="none" w:sz="0" w:space="0" w:color="auto"/>
                  </w:divBdr>
                </w:div>
                <w:div w:id="1841457377">
                  <w:marLeft w:val="1440"/>
                  <w:marRight w:val="0"/>
                  <w:marTop w:val="0"/>
                  <w:marBottom w:val="0"/>
                  <w:divBdr>
                    <w:top w:val="none" w:sz="0" w:space="0" w:color="auto"/>
                    <w:left w:val="none" w:sz="0" w:space="0" w:color="auto"/>
                    <w:bottom w:val="none" w:sz="0" w:space="0" w:color="auto"/>
                    <w:right w:val="none" w:sz="0" w:space="0" w:color="auto"/>
                  </w:divBdr>
                </w:div>
                <w:div w:id="356008051">
                  <w:marLeft w:val="1440"/>
                  <w:marRight w:val="0"/>
                  <w:marTop w:val="0"/>
                  <w:marBottom w:val="0"/>
                  <w:divBdr>
                    <w:top w:val="none" w:sz="0" w:space="0" w:color="auto"/>
                    <w:left w:val="none" w:sz="0" w:space="0" w:color="auto"/>
                    <w:bottom w:val="none" w:sz="0" w:space="0" w:color="auto"/>
                    <w:right w:val="none" w:sz="0" w:space="0" w:color="auto"/>
                  </w:divBdr>
                </w:div>
                <w:div w:id="344401540">
                  <w:marLeft w:val="1440"/>
                  <w:marRight w:val="0"/>
                  <w:marTop w:val="0"/>
                  <w:marBottom w:val="0"/>
                  <w:divBdr>
                    <w:top w:val="none" w:sz="0" w:space="0" w:color="auto"/>
                    <w:left w:val="none" w:sz="0" w:space="0" w:color="auto"/>
                    <w:bottom w:val="none" w:sz="0" w:space="0" w:color="auto"/>
                    <w:right w:val="none" w:sz="0" w:space="0" w:color="auto"/>
                  </w:divBdr>
                </w:div>
                <w:div w:id="767581945">
                  <w:marLeft w:val="1440"/>
                  <w:marRight w:val="0"/>
                  <w:marTop w:val="0"/>
                  <w:marBottom w:val="0"/>
                  <w:divBdr>
                    <w:top w:val="none" w:sz="0" w:space="0" w:color="auto"/>
                    <w:left w:val="none" w:sz="0" w:space="0" w:color="auto"/>
                    <w:bottom w:val="none" w:sz="0" w:space="0" w:color="auto"/>
                    <w:right w:val="none" w:sz="0" w:space="0" w:color="auto"/>
                  </w:divBdr>
                </w:div>
                <w:div w:id="740711117">
                  <w:marLeft w:val="1440"/>
                  <w:marRight w:val="0"/>
                  <w:marTop w:val="0"/>
                  <w:marBottom w:val="0"/>
                  <w:divBdr>
                    <w:top w:val="none" w:sz="0" w:space="0" w:color="auto"/>
                    <w:left w:val="none" w:sz="0" w:space="0" w:color="auto"/>
                    <w:bottom w:val="none" w:sz="0" w:space="0" w:color="auto"/>
                    <w:right w:val="none" w:sz="0" w:space="0" w:color="auto"/>
                  </w:divBdr>
                </w:div>
                <w:div w:id="264770141">
                  <w:marLeft w:val="720"/>
                  <w:marRight w:val="0"/>
                  <w:marTop w:val="0"/>
                  <w:marBottom w:val="0"/>
                  <w:divBdr>
                    <w:top w:val="none" w:sz="0" w:space="0" w:color="auto"/>
                    <w:left w:val="none" w:sz="0" w:space="0" w:color="auto"/>
                    <w:bottom w:val="none" w:sz="0" w:space="0" w:color="auto"/>
                    <w:right w:val="none" w:sz="0" w:space="0" w:color="auto"/>
                  </w:divBdr>
                </w:div>
                <w:div w:id="429787563">
                  <w:marLeft w:val="720"/>
                  <w:marRight w:val="0"/>
                  <w:marTop w:val="0"/>
                  <w:marBottom w:val="0"/>
                  <w:divBdr>
                    <w:top w:val="none" w:sz="0" w:space="0" w:color="auto"/>
                    <w:left w:val="none" w:sz="0" w:space="0" w:color="auto"/>
                    <w:bottom w:val="none" w:sz="0" w:space="0" w:color="auto"/>
                    <w:right w:val="none" w:sz="0" w:space="0" w:color="auto"/>
                  </w:divBdr>
                </w:div>
                <w:div w:id="1670986091">
                  <w:marLeft w:val="1440"/>
                  <w:marRight w:val="0"/>
                  <w:marTop w:val="0"/>
                  <w:marBottom w:val="0"/>
                  <w:divBdr>
                    <w:top w:val="none" w:sz="0" w:space="0" w:color="auto"/>
                    <w:left w:val="none" w:sz="0" w:space="0" w:color="auto"/>
                    <w:bottom w:val="none" w:sz="0" w:space="0" w:color="auto"/>
                    <w:right w:val="none" w:sz="0" w:space="0" w:color="auto"/>
                  </w:divBdr>
                </w:div>
                <w:div w:id="1278681487">
                  <w:marLeft w:val="1440"/>
                  <w:marRight w:val="0"/>
                  <w:marTop w:val="0"/>
                  <w:marBottom w:val="0"/>
                  <w:divBdr>
                    <w:top w:val="none" w:sz="0" w:space="0" w:color="auto"/>
                    <w:left w:val="none" w:sz="0" w:space="0" w:color="auto"/>
                    <w:bottom w:val="none" w:sz="0" w:space="0" w:color="auto"/>
                    <w:right w:val="none" w:sz="0" w:space="0" w:color="auto"/>
                  </w:divBdr>
                </w:div>
                <w:div w:id="115025721">
                  <w:marLeft w:val="1440"/>
                  <w:marRight w:val="0"/>
                  <w:marTop w:val="0"/>
                  <w:marBottom w:val="0"/>
                  <w:divBdr>
                    <w:top w:val="none" w:sz="0" w:space="0" w:color="auto"/>
                    <w:left w:val="none" w:sz="0" w:space="0" w:color="auto"/>
                    <w:bottom w:val="none" w:sz="0" w:space="0" w:color="auto"/>
                    <w:right w:val="none" w:sz="0" w:space="0" w:color="auto"/>
                  </w:divBdr>
                </w:div>
                <w:div w:id="1066805585">
                  <w:marLeft w:val="1440"/>
                  <w:marRight w:val="0"/>
                  <w:marTop w:val="0"/>
                  <w:marBottom w:val="0"/>
                  <w:divBdr>
                    <w:top w:val="none" w:sz="0" w:space="0" w:color="auto"/>
                    <w:left w:val="none" w:sz="0" w:space="0" w:color="auto"/>
                    <w:bottom w:val="none" w:sz="0" w:space="0" w:color="auto"/>
                    <w:right w:val="none" w:sz="0" w:space="0" w:color="auto"/>
                  </w:divBdr>
                </w:div>
                <w:div w:id="687827817">
                  <w:marLeft w:val="1440"/>
                  <w:marRight w:val="0"/>
                  <w:marTop w:val="0"/>
                  <w:marBottom w:val="0"/>
                  <w:divBdr>
                    <w:top w:val="none" w:sz="0" w:space="0" w:color="auto"/>
                    <w:left w:val="none" w:sz="0" w:space="0" w:color="auto"/>
                    <w:bottom w:val="none" w:sz="0" w:space="0" w:color="auto"/>
                    <w:right w:val="none" w:sz="0" w:space="0" w:color="auto"/>
                  </w:divBdr>
                </w:div>
                <w:div w:id="899049172">
                  <w:marLeft w:val="1440"/>
                  <w:marRight w:val="0"/>
                  <w:marTop w:val="0"/>
                  <w:marBottom w:val="0"/>
                  <w:divBdr>
                    <w:top w:val="none" w:sz="0" w:space="0" w:color="auto"/>
                    <w:left w:val="none" w:sz="0" w:space="0" w:color="auto"/>
                    <w:bottom w:val="none" w:sz="0" w:space="0" w:color="auto"/>
                    <w:right w:val="none" w:sz="0" w:space="0" w:color="auto"/>
                  </w:divBdr>
                </w:div>
              </w:divsChild>
            </w:div>
            <w:div w:id="1954285273">
              <w:marLeft w:val="0"/>
              <w:marRight w:val="0"/>
              <w:marTop w:val="0"/>
              <w:marBottom w:val="0"/>
              <w:divBdr>
                <w:top w:val="none" w:sz="0" w:space="0" w:color="auto"/>
                <w:left w:val="none" w:sz="0" w:space="0" w:color="auto"/>
                <w:bottom w:val="none" w:sz="0" w:space="0" w:color="auto"/>
                <w:right w:val="none" w:sz="0" w:space="0" w:color="auto"/>
              </w:divBdr>
            </w:div>
            <w:div w:id="1259294113">
              <w:marLeft w:val="1440"/>
              <w:marRight w:val="0"/>
              <w:marTop w:val="0"/>
              <w:marBottom w:val="0"/>
              <w:divBdr>
                <w:top w:val="none" w:sz="0" w:space="0" w:color="auto"/>
                <w:left w:val="none" w:sz="0" w:space="0" w:color="auto"/>
                <w:bottom w:val="none" w:sz="0" w:space="0" w:color="auto"/>
                <w:right w:val="none" w:sz="0" w:space="0" w:color="auto"/>
              </w:divBdr>
            </w:div>
            <w:div w:id="1146631051">
              <w:marLeft w:val="1440"/>
              <w:marRight w:val="0"/>
              <w:marTop w:val="0"/>
              <w:marBottom w:val="0"/>
              <w:divBdr>
                <w:top w:val="none" w:sz="0" w:space="0" w:color="auto"/>
                <w:left w:val="none" w:sz="0" w:space="0" w:color="auto"/>
                <w:bottom w:val="none" w:sz="0" w:space="0" w:color="auto"/>
                <w:right w:val="none" w:sz="0" w:space="0" w:color="auto"/>
              </w:divBdr>
            </w:div>
            <w:div w:id="1906916762">
              <w:marLeft w:val="1440"/>
              <w:marRight w:val="0"/>
              <w:marTop w:val="0"/>
              <w:marBottom w:val="0"/>
              <w:divBdr>
                <w:top w:val="none" w:sz="0" w:space="0" w:color="auto"/>
                <w:left w:val="none" w:sz="0" w:space="0" w:color="auto"/>
                <w:bottom w:val="none" w:sz="0" w:space="0" w:color="auto"/>
                <w:right w:val="none" w:sz="0" w:space="0" w:color="auto"/>
              </w:divBdr>
            </w:div>
            <w:div w:id="1223102309">
              <w:marLeft w:val="1440"/>
              <w:marRight w:val="0"/>
              <w:marTop w:val="0"/>
              <w:marBottom w:val="0"/>
              <w:divBdr>
                <w:top w:val="none" w:sz="0" w:space="0" w:color="auto"/>
                <w:left w:val="none" w:sz="0" w:space="0" w:color="auto"/>
                <w:bottom w:val="none" w:sz="0" w:space="0" w:color="auto"/>
                <w:right w:val="none" w:sz="0" w:space="0" w:color="auto"/>
              </w:divBdr>
            </w:div>
            <w:div w:id="348024042">
              <w:marLeft w:val="1440"/>
              <w:marRight w:val="0"/>
              <w:marTop w:val="0"/>
              <w:marBottom w:val="0"/>
              <w:divBdr>
                <w:top w:val="none" w:sz="0" w:space="0" w:color="auto"/>
                <w:left w:val="none" w:sz="0" w:space="0" w:color="auto"/>
                <w:bottom w:val="none" w:sz="0" w:space="0" w:color="auto"/>
                <w:right w:val="none" w:sz="0" w:space="0" w:color="auto"/>
              </w:divBdr>
            </w:div>
            <w:div w:id="1655453390">
              <w:marLeft w:val="0"/>
              <w:marRight w:val="0"/>
              <w:marTop w:val="0"/>
              <w:marBottom w:val="0"/>
              <w:divBdr>
                <w:top w:val="none" w:sz="0" w:space="0" w:color="auto"/>
                <w:left w:val="none" w:sz="0" w:space="0" w:color="auto"/>
                <w:bottom w:val="none" w:sz="0" w:space="0" w:color="auto"/>
                <w:right w:val="none" w:sz="0" w:space="0" w:color="auto"/>
              </w:divBdr>
            </w:div>
            <w:div w:id="461308528">
              <w:marLeft w:val="1440"/>
              <w:marRight w:val="0"/>
              <w:marTop w:val="0"/>
              <w:marBottom w:val="0"/>
              <w:divBdr>
                <w:top w:val="none" w:sz="0" w:space="0" w:color="auto"/>
                <w:left w:val="none" w:sz="0" w:space="0" w:color="auto"/>
                <w:bottom w:val="none" w:sz="0" w:space="0" w:color="auto"/>
                <w:right w:val="none" w:sz="0" w:space="0" w:color="auto"/>
              </w:divBdr>
            </w:div>
            <w:div w:id="2123256781">
              <w:marLeft w:val="1440"/>
              <w:marRight w:val="0"/>
              <w:marTop w:val="0"/>
              <w:marBottom w:val="0"/>
              <w:divBdr>
                <w:top w:val="none" w:sz="0" w:space="0" w:color="auto"/>
                <w:left w:val="none" w:sz="0" w:space="0" w:color="auto"/>
                <w:bottom w:val="none" w:sz="0" w:space="0" w:color="auto"/>
                <w:right w:val="none" w:sz="0" w:space="0" w:color="auto"/>
              </w:divBdr>
            </w:div>
            <w:div w:id="15272988">
              <w:marLeft w:val="1440"/>
              <w:marRight w:val="0"/>
              <w:marTop w:val="0"/>
              <w:marBottom w:val="0"/>
              <w:divBdr>
                <w:top w:val="none" w:sz="0" w:space="0" w:color="auto"/>
                <w:left w:val="none" w:sz="0" w:space="0" w:color="auto"/>
                <w:bottom w:val="none" w:sz="0" w:space="0" w:color="auto"/>
                <w:right w:val="none" w:sz="0" w:space="0" w:color="auto"/>
              </w:divBdr>
            </w:div>
            <w:div w:id="416102232">
              <w:marLeft w:val="1440"/>
              <w:marRight w:val="0"/>
              <w:marTop w:val="0"/>
              <w:marBottom w:val="0"/>
              <w:divBdr>
                <w:top w:val="none" w:sz="0" w:space="0" w:color="auto"/>
                <w:left w:val="none" w:sz="0" w:space="0" w:color="auto"/>
                <w:bottom w:val="none" w:sz="0" w:space="0" w:color="auto"/>
                <w:right w:val="none" w:sz="0" w:space="0" w:color="auto"/>
              </w:divBdr>
            </w:div>
            <w:div w:id="1027097710">
              <w:marLeft w:val="1440"/>
              <w:marRight w:val="0"/>
              <w:marTop w:val="0"/>
              <w:marBottom w:val="0"/>
              <w:divBdr>
                <w:top w:val="none" w:sz="0" w:space="0" w:color="auto"/>
                <w:left w:val="none" w:sz="0" w:space="0" w:color="auto"/>
                <w:bottom w:val="none" w:sz="0" w:space="0" w:color="auto"/>
                <w:right w:val="none" w:sz="0" w:space="0" w:color="auto"/>
              </w:divBdr>
            </w:div>
            <w:div w:id="1150097649">
              <w:marLeft w:val="0"/>
              <w:marRight w:val="0"/>
              <w:marTop w:val="0"/>
              <w:marBottom w:val="0"/>
              <w:divBdr>
                <w:top w:val="none" w:sz="0" w:space="0" w:color="auto"/>
                <w:left w:val="none" w:sz="0" w:space="0" w:color="auto"/>
                <w:bottom w:val="none" w:sz="0" w:space="0" w:color="auto"/>
                <w:right w:val="none" w:sz="0" w:space="0" w:color="auto"/>
              </w:divBdr>
            </w:div>
            <w:div w:id="1457598408">
              <w:marLeft w:val="0"/>
              <w:marRight w:val="0"/>
              <w:marTop w:val="0"/>
              <w:marBottom w:val="0"/>
              <w:divBdr>
                <w:top w:val="none" w:sz="0" w:space="0" w:color="auto"/>
                <w:left w:val="none" w:sz="0" w:space="0" w:color="auto"/>
                <w:bottom w:val="none" w:sz="0" w:space="0" w:color="auto"/>
                <w:right w:val="none" w:sz="0" w:space="0" w:color="auto"/>
              </w:divBdr>
            </w:div>
            <w:div w:id="261766661">
              <w:marLeft w:val="1440"/>
              <w:marRight w:val="0"/>
              <w:marTop w:val="0"/>
              <w:marBottom w:val="0"/>
              <w:divBdr>
                <w:top w:val="none" w:sz="0" w:space="0" w:color="auto"/>
                <w:left w:val="none" w:sz="0" w:space="0" w:color="auto"/>
                <w:bottom w:val="none" w:sz="0" w:space="0" w:color="auto"/>
                <w:right w:val="none" w:sz="0" w:space="0" w:color="auto"/>
              </w:divBdr>
            </w:div>
            <w:div w:id="1537815645">
              <w:marLeft w:val="1440"/>
              <w:marRight w:val="0"/>
              <w:marTop w:val="0"/>
              <w:marBottom w:val="0"/>
              <w:divBdr>
                <w:top w:val="none" w:sz="0" w:space="0" w:color="auto"/>
                <w:left w:val="none" w:sz="0" w:space="0" w:color="auto"/>
                <w:bottom w:val="none" w:sz="0" w:space="0" w:color="auto"/>
                <w:right w:val="none" w:sz="0" w:space="0" w:color="auto"/>
              </w:divBdr>
            </w:div>
            <w:div w:id="1791127280">
              <w:marLeft w:val="1440"/>
              <w:marRight w:val="0"/>
              <w:marTop w:val="0"/>
              <w:marBottom w:val="0"/>
              <w:divBdr>
                <w:top w:val="none" w:sz="0" w:space="0" w:color="auto"/>
                <w:left w:val="none" w:sz="0" w:space="0" w:color="auto"/>
                <w:bottom w:val="none" w:sz="0" w:space="0" w:color="auto"/>
                <w:right w:val="none" w:sz="0" w:space="0" w:color="auto"/>
              </w:divBdr>
            </w:div>
            <w:div w:id="427166286">
              <w:marLeft w:val="1440"/>
              <w:marRight w:val="0"/>
              <w:marTop w:val="0"/>
              <w:marBottom w:val="0"/>
              <w:divBdr>
                <w:top w:val="none" w:sz="0" w:space="0" w:color="auto"/>
                <w:left w:val="none" w:sz="0" w:space="0" w:color="auto"/>
                <w:bottom w:val="none" w:sz="0" w:space="0" w:color="auto"/>
                <w:right w:val="none" w:sz="0" w:space="0" w:color="auto"/>
              </w:divBdr>
            </w:div>
            <w:div w:id="1351105945">
              <w:marLeft w:val="1440"/>
              <w:marRight w:val="0"/>
              <w:marTop w:val="0"/>
              <w:marBottom w:val="0"/>
              <w:divBdr>
                <w:top w:val="none" w:sz="0" w:space="0" w:color="auto"/>
                <w:left w:val="none" w:sz="0" w:space="0" w:color="auto"/>
                <w:bottom w:val="none" w:sz="0" w:space="0" w:color="auto"/>
                <w:right w:val="none" w:sz="0" w:space="0" w:color="auto"/>
              </w:divBdr>
            </w:div>
            <w:div w:id="803347529">
              <w:marLeft w:val="0"/>
              <w:marRight w:val="0"/>
              <w:marTop w:val="0"/>
              <w:marBottom w:val="0"/>
              <w:divBdr>
                <w:top w:val="none" w:sz="0" w:space="0" w:color="auto"/>
                <w:left w:val="none" w:sz="0" w:space="0" w:color="auto"/>
                <w:bottom w:val="none" w:sz="0" w:space="0" w:color="auto"/>
                <w:right w:val="none" w:sz="0" w:space="0" w:color="auto"/>
              </w:divBdr>
            </w:div>
            <w:div w:id="615674568">
              <w:marLeft w:val="0"/>
              <w:marRight w:val="0"/>
              <w:marTop w:val="0"/>
              <w:marBottom w:val="0"/>
              <w:divBdr>
                <w:top w:val="none" w:sz="0" w:space="0" w:color="auto"/>
                <w:left w:val="none" w:sz="0" w:space="0" w:color="auto"/>
                <w:bottom w:val="none" w:sz="0" w:space="0" w:color="auto"/>
                <w:right w:val="none" w:sz="0" w:space="0" w:color="auto"/>
              </w:divBdr>
            </w:div>
            <w:div w:id="418063060">
              <w:marLeft w:val="1440"/>
              <w:marRight w:val="0"/>
              <w:marTop w:val="0"/>
              <w:marBottom w:val="0"/>
              <w:divBdr>
                <w:top w:val="none" w:sz="0" w:space="0" w:color="auto"/>
                <w:left w:val="none" w:sz="0" w:space="0" w:color="auto"/>
                <w:bottom w:val="none" w:sz="0" w:space="0" w:color="auto"/>
                <w:right w:val="none" w:sz="0" w:space="0" w:color="auto"/>
              </w:divBdr>
            </w:div>
            <w:div w:id="1042637466">
              <w:marLeft w:val="1440"/>
              <w:marRight w:val="0"/>
              <w:marTop w:val="0"/>
              <w:marBottom w:val="0"/>
              <w:divBdr>
                <w:top w:val="none" w:sz="0" w:space="0" w:color="auto"/>
                <w:left w:val="none" w:sz="0" w:space="0" w:color="auto"/>
                <w:bottom w:val="none" w:sz="0" w:space="0" w:color="auto"/>
                <w:right w:val="none" w:sz="0" w:space="0" w:color="auto"/>
              </w:divBdr>
            </w:div>
            <w:div w:id="1137336835">
              <w:marLeft w:val="1440"/>
              <w:marRight w:val="0"/>
              <w:marTop w:val="0"/>
              <w:marBottom w:val="0"/>
              <w:divBdr>
                <w:top w:val="none" w:sz="0" w:space="0" w:color="auto"/>
                <w:left w:val="none" w:sz="0" w:space="0" w:color="auto"/>
                <w:bottom w:val="none" w:sz="0" w:space="0" w:color="auto"/>
                <w:right w:val="none" w:sz="0" w:space="0" w:color="auto"/>
              </w:divBdr>
            </w:div>
            <w:div w:id="560142073">
              <w:marLeft w:val="1440"/>
              <w:marRight w:val="0"/>
              <w:marTop w:val="0"/>
              <w:marBottom w:val="0"/>
              <w:divBdr>
                <w:top w:val="none" w:sz="0" w:space="0" w:color="auto"/>
                <w:left w:val="none" w:sz="0" w:space="0" w:color="auto"/>
                <w:bottom w:val="none" w:sz="0" w:space="0" w:color="auto"/>
                <w:right w:val="none" w:sz="0" w:space="0" w:color="auto"/>
              </w:divBdr>
            </w:div>
            <w:div w:id="1860853209">
              <w:marLeft w:val="1440"/>
              <w:marRight w:val="0"/>
              <w:marTop w:val="0"/>
              <w:marBottom w:val="0"/>
              <w:divBdr>
                <w:top w:val="none" w:sz="0" w:space="0" w:color="auto"/>
                <w:left w:val="none" w:sz="0" w:space="0" w:color="auto"/>
                <w:bottom w:val="none" w:sz="0" w:space="0" w:color="auto"/>
                <w:right w:val="none" w:sz="0" w:space="0" w:color="auto"/>
              </w:divBdr>
            </w:div>
            <w:div w:id="1772702911">
              <w:marLeft w:val="0"/>
              <w:marRight w:val="0"/>
              <w:marTop w:val="0"/>
              <w:marBottom w:val="0"/>
              <w:divBdr>
                <w:top w:val="none" w:sz="0" w:space="0" w:color="auto"/>
                <w:left w:val="none" w:sz="0" w:space="0" w:color="auto"/>
                <w:bottom w:val="none" w:sz="0" w:space="0" w:color="auto"/>
                <w:right w:val="none" w:sz="0" w:space="0" w:color="auto"/>
              </w:divBdr>
            </w:div>
            <w:div w:id="1489901690">
              <w:marLeft w:val="0"/>
              <w:marRight w:val="0"/>
              <w:marTop w:val="0"/>
              <w:marBottom w:val="0"/>
              <w:divBdr>
                <w:top w:val="none" w:sz="0" w:space="0" w:color="auto"/>
                <w:left w:val="none" w:sz="0" w:space="0" w:color="auto"/>
                <w:bottom w:val="none" w:sz="0" w:space="0" w:color="auto"/>
                <w:right w:val="none" w:sz="0" w:space="0" w:color="auto"/>
              </w:divBdr>
            </w:div>
            <w:div w:id="570819761">
              <w:marLeft w:val="1440"/>
              <w:marRight w:val="0"/>
              <w:marTop w:val="0"/>
              <w:marBottom w:val="0"/>
              <w:divBdr>
                <w:top w:val="none" w:sz="0" w:space="0" w:color="auto"/>
                <w:left w:val="none" w:sz="0" w:space="0" w:color="auto"/>
                <w:bottom w:val="none" w:sz="0" w:space="0" w:color="auto"/>
                <w:right w:val="none" w:sz="0" w:space="0" w:color="auto"/>
              </w:divBdr>
            </w:div>
            <w:div w:id="2105031921">
              <w:marLeft w:val="1440"/>
              <w:marRight w:val="0"/>
              <w:marTop w:val="0"/>
              <w:marBottom w:val="0"/>
              <w:divBdr>
                <w:top w:val="none" w:sz="0" w:space="0" w:color="auto"/>
                <w:left w:val="none" w:sz="0" w:space="0" w:color="auto"/>
                <w:bottom w:val="none" w:sz="0" w:space="0" w:color="auto"/>
                <w:right w:val="none" w:sz="0" w:space="0" w:color="auto"/>
              </w:divBdr>
            </w:div>
            <w:div w:id="296230550">
              <w:marLeft w:val="1440"/>
              <w:marRight w:val="0"/>
              <w:marTop w:val="0"/>
              <w:marBottom w:val="0"/>
              <w:divBdr>
                <w:top w:val="none" w:sz="0" w:space="0" w:color="auto"/>
                <w:left w:val="none" w:sz="0" w:space="0" w:color="auto"/>
                <w:bottom w:val="none" w:sz="0" w:space="0" w:color="auto"/>
                <w:right w:val="none" w:sz="0" w:space="0" w:color="auto"/>
              </w:divBdr>
            </w:div>
            <w:div w:id="2052874321">
              <w:marLeft w:val="1440"/>
              <w:marRight w:val="0"/>
              <w:marTop w:val="0"/>
              <w:marBottom w:val="0"/>
              <w:divBdr>
                <w:top w:val="none" w:sz="0" w:space="0" w:color="auto"/>
                <w:left w:val="none" w:sz="0" w:space="0" w:color="auto"/>
                <w:bottom w:val="none" w:sz="0" w:space="0" w:color="auto"/>
                <w:right w:val="none" w:sz="0" w:space="0" w:color="auto"/>
              </w:divBdr>
            </w:div>
            <w:div w:id="483547702">
              <w:marLeft w:val="1440"/>
              <w:marRight w:val="0"/>
              <w:marTop w:val="0"/>
              <w:marBottom w:val="0"/>
              <w:divBdr>
                <w:top w:val="none" w:sz="0" w:space="0" w:color="auto"/>
                <w:left w:val="none" w:sz="0" w:space="0" w:color="auto"/>
                <w:bottom w:val="none" w:sz="0" w:space="0" w:color="auto"/>
                <w:right w:val="none" w:sz="0" w:space="0" w:color="auto"/>
              </w:divBdr>
            </w:div>
            <w:div w:id="1834224842">
              <w:marLeft w:val="0"/>
              <w:marRight w:val="0"/>
              <w:marTop w:val="0"/>
              <w:marBottom w:val="0"/>
              <w:divBdr>
                <w:top w:val="none" w:sz="0" w:space="0" w:color="auto"/>
                <w:left w:val="none" w:sz="0" w:space="0" w:color="auto"/>
                <w:bottom w:val="none" w:sz="0" w:space="0" w:color="auto"/>
                <w:right w:val="none" w:sz="0" w:space="0" w:color="auto"/>
              </w:divBdr>
            </w:div>
            <w:div w:id="918556639">
              <w:marLeft w:val="0"/>
              <w:marRight w:val="0"/>
              <w:marTop w:val="0"/>
              <w:marBottom w:val="0"/>
              <w:divBdr>
                <w:top w:val="none" w:sz="0" w:space="0" w:color="auto"/>
                <w:left w:val="none" w:sz="0" w:space="0" w:color="auto"/>
                <w:bottom w:val="none" w:sz="0" w:space="0" w:color="auto"/>
                <w:right w:val="none" w:sz="0" w:space="0" w:color="auto"/>
              </w:divBdr>
            </w:div>
            <w:div w:id="1817381082">
              <w:marLeft w:val="1440"/>
              <w:marRight w:val="0"/>
              <w:marTop w:val="0"/>
              <w:marBottom w:val="0"/>
              <w:divBdr>
                <w:top w:val="none" w:sz="0" w:space="0" w:color="auto"/>
                <w:left w:val="none" w:sz="0" w:space="0" w:color="auto"/>
                <w:bottom w:val="none" w:sz="0" w:space="0" w:color="auto"/>
                <w:right w:val="none" w:sz="0" w:space="0" w:color="auto"/>
              </w:divBdr>
            </w:div>
            <w:div w:id="376897719">
              <w:marLeft w:val="1440"/>
              <w:marRight w:val="0"/>
              <w:marTop w:val="0"/>
              <w:marBottom w:val="0"/>
              <w:divBdr>
                <w:top w:val="none" w:sz="0" w:space="0" w:color="auto"/>
                <w:left w:val="none" w:sz="0" w:space="0" w:color="auto"/>
                <w:bottom w:val="none" w:sz="0" w:space="0" w:color="auto"/>
                <w:right w:val="none" w:sz="0" w:space="0" w:color="auto"/>
              </w:divBdr>
            </w:div>
            <w:div w:id="2044019617">
              <w:marLeft w:val="1440"/>
              <w:marRight w:val="0"/>
              <w:marTop w:val="0"/>
              <w:marBottom w:val="0"/>
              <w:divBdr>
                <w:top w:val="none" w:sz="0" w:space="0" w:color="auto"/>
                <w:left w:val="none" w:sz="0" w:space="0" w:color="auto"/>
                <w:bottom w:val="none" w:sz="0" w:space="0" w:color="auto"/>
                <w:right w:val="none" w:sz="0" w:space="0" w:color="auto"/>
              </w:divBdr>
            </w:div>
            <w:div w:id="426930587">
              <w:marLeft w:val="1440"/>
              <w:marRight w:val="0"/>
              <w:marTop w:val="0"/>
              <w:marBottom w:val="0"/>
              <w:divBdr>
                <w:top w:val="none" w:sz="0" w:space="0" w:color="auto"/>
                <w:left w:val="none" w:sz="0" w:space="0" w:color="auto"/>
                <w:bottom w:val="none" w:sz="0" w:space="0" w:color="auto"/>
                <w:right w:val="none" w:sz="0" w:space="0" w:color="auto"/>
              </w:divBdr>
            </w:div>
            <w:div w:id="1854296963">
              <w:marLeft w:val="1440"/>
              <w:marRight w:val="0"/>
              <w:marTop w:val="0"/>
              <w:marBottom w:val="0"/>
              <w:divBdr>
                <w:top w:val="none" w:sz="0" w:space="0" w:color="auto"/>
                <w:left w:val="none" w:sz="0" w:space="0" w:color="auto"/>
                <w:bottom w:val="none" w:sz="0" w:space="0" w:color="auto"/>
                <w:right w:val="none" w:sz="0" w:space="0" w:color="auto"/>
              </w:divBdr>
            </w:div>
            <w:div w:id="1545554554">
              <w:marLeft w:val="0"/>
              <w:marRight w:val="0"/>
              <w:marTop w:val="0"/>
              <w:marBottom w:val="0"/>
              <w:divBdr>
                <w:top w:val="none" w:sz="0" w:space="0" w:color="auto"/>
                <w:left w:val="none" w:sz="0" w:space="0" w:color="auto"/>
                <w:bottom w:val="none" w:sz="0" w:space="0" w:color="auto"/>
                <w:right w:val="none" w:sz="0" w:space="0" w:color="auto"/>
              </w:divBdr>
            </w:div>
            <w:div w:id="1033002194">
              <w:marLeft w:val="0"/>
              <w:marRight w:val="0"/>
              <w:marTop w:val="0"/>
              <w:marBottom w:val="0"/>
              <w:divBdr>
                <w:top w:val="none" w:sz="0" w:space="0" w:color="auto"/>
                <w:left w:val="none" w:sz="0" w:space="0" w:color="auto"/>
                <w:bottom w:val="none" w:sz="0" w:space="0" w:color="auto"/>
                <w:right w:val="none" w:sz="0" w:space="0" w:color="auto"/>
              </w:divBdr>
            </w:div>
            <w:div w:id="418873198">
              <w:marLeft w:val="1440"/>
              <w:marRight w:val="0"/>
              <w:marTop w:val="0"/>
              <w:marBottom w:val="0"/>
              <w:divBdr>
                <w:top w:val="none" w:sz="0" w:space="0" w:color="auto"/>
                <w:left w:val="none" w:sz="0" w:space="0" w:color="auto"/>
                <w:bottom w:val="none" w:sz="0" w:space="0" w:color="auto"/>
                <w:right w:val="none" w:sz="0" w:space="0" w:color="auto"/>
              </w:divBdr>
            </w:div>
            <w:div w:id="1458983513">
              <w:marLeft w:val="1440"/>
              <w:marRight w:val="0"/>
              <w:marTop w:val="0"/>
              <w:marBottom w:val="0"/>
              <w:divBdr>
                <w:top w:val="none" w:sz="0" w:space="0" w:color="auto"/>
                <w:left w:val="none" w:sz="0" w:space="0" w:color="auto"/>
                <w:bottom w:val="none" w:sz="0" w:space="0" w:color="auto"/>
                <w:right w:val="none" w:sz="0" w:space="0" w:color="auto"/>
              </w:divBdr>
            </w:div>
            <w:div w:id="1160539273">
              <w:marLeft w:val="1440"/>
              <w:marRight w:val="0"/>
              <w:marTop w:val="0"/>
              <w:marBottom w:val="0"/>
              <w:divBdr>
                <w:top w:val="none" w:sz="0" w:space="0" w:color="auto"/>
                <w:left w:val="none" w:sz="0" w:space="0" w:color="auto"/>
                <w:bottom w:val="none" w:sz="0" w:space="0" w:color="auto"/>
                <w:right w:val="none" w:sz="0" w:space="0" w:color="auto"/>
              </w:divBdr>
            </w:div>
            <w:div w:id="2119372200">
              <w:marLeft w:val="1440"/>
              <w:marRight w:val="0"/>
              <w:marTop w:val="0"/>
              <w:marBottom w:val="0"/>
              <w:divBdr>
                <w:top w:val="none" w:sz="0" w:space="0" w:color="auto"/>
                <w:left w:val="none" w:sz="0" w:space="0" w:color="auto"/>
                <w:bottom w:val="none" w:sz="0" w:space="0" w:color="auto"/>
                <w:right w:val="none" w:sz="0" w:space="0" w:color="auto"/>
              </w:divBdr>
            </w:div>
            <w:div w:id="2079591963">
              <w:marLeft w:val="1440"/>
              <w:marRight w:val="0"/>
              <w:marTop w:val="0"/>
              <w:marBottom w:val="0"/>
              <w:divBdr>
                <w:top w:val="none" w:sz="0" w:space="0" w:color="auto"/>
                <w:left w:val="none" w:sz="0" w:space="0" w:color="auto"/>
                <w:bottom w:val="none" w:sz="0" w:space="0" w:color="auto"/>
                <w:right w:val="none" w:sz="0" w:space="0" w:color="auto"/>
              </w:divBdr>
            </w:div>
            <w:div w:id="1041324215">
              <w:marLeft w:val="0"/>
              <w:marRight w:val="0"/>
              <w:marTop w:val="0"/>
              <w:marBottom w:val="0"/>
              <w:divBdr>
                <w:top w:val="none" w:sz="0" w:space="0" w:color="auto"/>
                <w:left w:val="none" w:sz="0" w:space="0" w:color="auto"/>
                <w:bottom w:val="none" w:sz="0" w:space="0" w:color="auto"/>
                <w:right w:val="none" w:sz="0" w:space="0" w:color="auto"/>
              </w:divBdr>
            </w:div>
            <w:div w:id="200477435">
              <w:marLeft w:val="0"/>
              <w:marRight w:val="0"/>
              <w:marTop w:val="0"/>
              <w:marBottom w:val="0"/>
              <w:divBdr>
                <w:top w:val="none" w:sz="0" w:space="0" w:color="auto"/>
                <w:left w:val="none" w:sz="0" w:space="0" w:color="auto"/>
                <w:bottom w:val="none" w:sz="0" w:space="0" w:color="auto"/>
                <w:right w:val="none" w:sz="0" w:space="0" w:color="auto"/>
              </w:divBdr>
            </w:div>
            <w:div w:id="950435496">
              <w:marLeft w:val="1440"/>
              <w:marRight w:val="0"/>
              <w:marTop w:val="0"/>
              <w:marBottom w:val="0"/>
              <w:divBdr>
                <w:top w:val="none" w:sz="0" w:space="0" w:color="auto"/>
                <w:left w:val="none" w:sz="0" w:space="0" w:color="auto"/>
                <w:bottom w:val="none" w:sz="0" w:space="0" w:color="auto"/>
                <w:right w:val="none" w:sz="0" w:space="0" w:color="auto"/>
              </w:divBdr>
            </w:div>
            <w:div w:id="411585496">
              <w:marLeft w:val="1440"/>
              <w:marRight w:val="0"/>
              <w:marTop w:val="0"/>
              <w:marBottom w:val="0"/>
              <w:divBdr>
                <w:top w:val="none" w:sz="0" w:space="0" w:color="auto"/>
                <w:left w:val="none" w:sz="0" w:space="0" w:color="auto"/>
                <w:bottom w:val="none" w:sz="0" w:space="0" w:color="auto"/>
                <w:right w:val="none" w:sz="0" w:space="0" w:color="auto"/>
              </w:divBdr>
            </w:div>
            <w:div w:id="802431452">
              <w:marLeft w:val="1440"/>
              <w:marRight w:val="0"/>
              <w:marTop w:val="0"/>
              <w:marBottom w:val="0"/>
              <w:divBdr>
                <w:top w:val="none" w:sz="0" w:space="0" w:color="auto"/>
                <w:left w:val="none" w:sz="0" w:space="0" w:color="auto"/>
                <w:bottom w:val="none" w:sz="0" w:space="0" w:color="auto"/>
                <w:right w:val="none" w:sz="0" w:space="0" w:color="auto"/>
              </w:divBdr>
            </w:div>
            <w:div w:id="410934373">
              <w:marLeft w:val="1440"/>
              <w:marRight w:val="0"/>
              <w:marTop w:val="0"/>
              <w:marBottom w:val="0"/>
              <w:divBdr>
                <w:top w:val="none" w:sz="0" w:space="0" w:color="auto"/>
                <w:left w:val="none" w:sz="0" w:space="0" w:color="auto"/>
                <w:bottom w:val="none" w:sz="0" w:space="0" w:color="auto"/>
                <w:right w:val="none" w:sz="0" w:space="0" w:color="auto"/>
              </w:divBdr>
            </w:div>
            <w:div w:id="1061825139">
              <w:marLeft w:val="1440"/>
              <w:marRight w:val="0"/>
              <w:marTop w:val="0"/>
              <w:marBottom w:val="0"/>
              <w:divBdr>
                <w:top w:val="none" w:sz="0" w:space="0" w:color="auto"/>
                <w:left w:val="none" w:sz="0" w:space="0" w:color="auto"/>
                <w:bottom w:val="none" w:sz="0" w:space="0" w:color="auto"/>
                <w:right w:val="none" w:sz="0" w:space="0" w:color="auto"/>
              </w:divBdr>
            </w:div>
            <w:div w:id="371273615">
              <w:marLeft w:val="0"/>
              <w:marRight w:val="0"/>
              <w:marTop w:val="0"/>
              <w:marBottom w:val="0"/>
              <w:divBdr>
                <w:top w:val="none" w:sz="0" w:space="0" w:color="auto"/>
                <w:left w:val="none" w:sz="0" w:space="0" w:color="auto"/>
                <w:bottom w:val="none" w:sz="0" w:space="0" w:color="auto"/>
                <w:right w:val="none" w:sz="0" w:space="0" w:color="auto"/>
              </w:divBdr>
            </w:div>
            <w:div w:id="635525722">
              <w:marLeft w:val="0"/>
              <w:marRight w:val="0"/>
              <w:marTop w:val="0"/>
              <w:marBottom w:val="0"/>
              <w:divBdr>
                <w:top w:val="none" w:sz="0" w:space="0" w:color="auto"/>
                <w:left w:val="none" w:sz="0" w:space="0" w:color="auto"/>
                <w:bottom w:val="none" w:sz="0" w:space="0" w:color="auto"/>
                <w:right w:val="none" w:sz="0" w:space="0" w:color="auto"/>
              </w:divBdr>
            </w:div>
            <w:div w:id="1192570260">
              <w:marLeft w:val="1440"/>
              <w:marRight w:val="0"/>
              <w:marTop w:val="0"/>
              <w:marBottom w:val="0"/>
              <w:divBdr>
                <w:top w:val="none" w:sz="0" w:space="0" w:color="auto"/>
                <w:left w:val="none" w:sz="0" w:space="0" w:color="auto"/>
                <w:bottom w:val="none" w:sz="0" w:space="0" w:color="auto"/>
                <w:right w:val="none" w:sz="0" w:space="0" w:color="auto"/>
              </w:divBdr>
            </w:div>
            <w:div w:id="787090362">
              <w:marLeft w:val="1440"/>
              <w:marRight w:val="0"/>
              <w:marTop w:val="0"/>
              <w:marBottom w:val="0"/>
              <w:divBdr>
                <w:top w:val="none" w:sz="0" w:space="0" w:color="auto"/>
                <w:left w:val="none" w:sz="0" w:space="0" w:color="auto"/>
                <w:bottom w:val="none" w:sz="0" w:space="0" w:color="auto"/>
                <w:right w:val="none" w:sz="0" w:space="0" w:color="auto"/>
              </w:divBdr>
            </w:div>
            <w:div w:id="1622690051">
              <w:marLeft w:val="1440"/>
              <w:marRight w:val="0"/>
              <w:marTop w:val="0"/>
              <w:marBottom w:val="0"/>
              <w:divBdr>
                <w:top w:val="none" w:sz="0" w:space="0" w:color="auto"/>
                <w:left w:val="none" w:sz="0" w:space="0" w:color="auto"/>
                <w:bottom w:val="none" w:sz="0" w:space="0" w:color="auto"/>
                <w:right w:val="none" w:sz="0" w:space="0" w:color="auto"/>
              </w:divBdr>
            </w:div>
            <w:div w:id="191306898">
              <w:marLeft w:val="1440"/>
              <w:marRight w:val="0"/>
              <w:marTop w:val="0"/>
              <w:marBottom w:val="0"/>
              <w:divBdr>
                <w:top w:val="none" w:sz="0" w:space="0" w:color="auto"/>
                <w:left w:val="none" w:sz="0" w:space="0" w:color="auto"/>
                <w:bottom w:val="none" w:sz="0" w:space="0" w:color="auto"/>
                <w:right w:val="none" w:sz="0" w:space="0" w:color="auto"/>
              </w:divBdr>
            </w:div>
            <w:div w:id="238364788">
              <w:marLeft w:val="1440"/>
              <w:marRight w:val="0"/>
              <w:marTop w:val="0"/>
              <w:marBottom w:val="0"/>
              <w:divBdr>
                <w:top w:val="none" w:sz="0" w:space="0" w:color="auto"/>
                <w:left w:val="none" w:sz="0" w:space="0" w:color="auto"/>
                <w:bottom w:val="none" w:sz="0" w:space="0" w:color="auto"/>
                <w:right w:val="none" w:sz="0" w:space="0" w:color="auto"/>
              </w:divBdr>
            </w:div>
            <w:div w:id="26757911">
              <w:marLeft w:val="0"/>
              <w:marRight w:val="0"/>
              <w:marTop w:val="0"/>
              <w:marBottom w:val="0"/>
              <w:divBdr>
                <w:top w:val="none" w:sz="0" w:space="0" w:color="auto"/>
                <w:left w:val="none" w:sz="0" w:space="0" w:color="auto"/>
                <w:bottom w:val="none" w:sz="0" w:space="0" w:color="auto"/>
                <w:right w:val="none" w:sz="0" w:space="0" w:color="auto"/>
              </w:divBdr>
            </w:div>
            <w:div w:id="1022979827">
              <w:marLeft w:val="0"/>
              <w:marRight w:val="0"/>
              <w:marTop w:val="0"/>
              <w:marBottom w:val="0"/>
              <w:divBdr>
                <w:top w:val="none" w:sz="0" w:space="0" w:color="auto"/>
                <w:left w:val="none" w:sz="0" w:space="0" w:color="auto"/>
                <w:bottom w:val="none" w:sz="0" w:space="0" w:color="auto"/>
                <w:right w:val="none" w:sz="0" w:space="0" w:color="auto"/>
              </w:divBdr>
            </w:div>
            <w:div w:id="47581016">
              <w:marLeft w:val="1440"/>
              <w:marRight w:val="0"/>
              <w:marTop w:val="0"/>
              <w:marBottom w:val="0"/>
              <w:divBdr>
                <w:top w:val="none" w:sz="0" w:space="0" w:color="auto"/>
                <w:left w:val="none" w:sz="0" w:space="0" w:color="auto"/>
                <w:bottom w:val="none" w:sz="0" w:space="0" w:color="auto"/>
                <w:right w:val="none" w:sz="0" w:space="0" w:color="auto"/>
              </w:divBdr>
            </w:div>
            <w:div w:id="1144349840">
              <w:marLeft w:val="1440"/>
              <w:marRight w:val="0"/>
              <w:marTop w:val="0"/>
              <w:marBottom w:val="0"/>
              <w:divBdr>
                <w:top w:val="none" w:sz="0" w:space="0" w:color="auto"/>
                <w:left w:val="none" w:sz="0" w:space="0" w:color="auto"/>
                <w:bottom w:val="none" w:sz="0" w:space="0" w:color="auto"/>
                <w:right w:val="none" w:sz="0" w:space="0" w:color="auto"/>
              </w:divBdr>
            </w:div>
            <w:div w:id="368604077">
              <w:marLeft w:val="1440"/>
              <w:marRight w:val="0"/>
              <w:marTop w:val="0"/>
              <w:marBottom w:val="0"/>
              <w:divBdr>
                <w:top w:val="none" w:sz="0" w:space="0" w:color="auto"/>
                <w:left w:val="none" w:sz="0" w:space="0" w:color="auto"/>
                <w:bottom w:val="none" w:sz="0" w:space="0" w:color="auto"/>
                <w:right w:val="none" w:sz="0" w:space="0" w:color="auto"/>
              </w:divBdr>
            </w:div>
            <w:div w:id="1541432305">
              <w:marLeft w:val="1440"/>
              <w:marRight w:val="0"/>
              <w:marTop w:val="0"/>
              <w:marBottom w:val="0"/>
              <w:divBdr>
                <w:top w:val="none" w:sz="0" w:space="0" w:color="auto"/>
                <w:left w:val="none" w:sz="0" w:space="0" w:color="auto"/>
                <w:bottom w:val="none" w:sz="0" w:space="0" w:color="auto"/>
                <w:right w:val="none" w:sz="0" w:space="0" w:color="auto"/>
              </w:divBdr>
            </w:div>
            <w:div w:id="820390440">
              <w:marLeft w:val="1440"/>
              <w:marRight w:val="0"/>
              <w:marTop w:val="0"/>
              <w:marBottom w:val="0"/>
              <w:divBdr>
                <w:top w:val="none" w:sz="0" w:space="0" w:color="auto"/>
                <w:left w:val="none" w:sz="0" w:space="0" w:color="auto"/>
                <w:bottom w:val="none" w:sz="0" w:space="0" w:color="auto"/>
                <w:right w:val="none" w:sz="0" w:space="0" w:color="auto"/>
              </w:divBdr>
            </w:div>
            <w:div w:id="1490097730">
              <w:marLeft w:val="0"/>
              <w:marRight w:val="0"/>
              <w:marTop w:val="0"/>
              <w:marBottom w:val="0"/>
              <w:divBdr>
                <w:top w:val="none" w:sz="0" w:space="0" w:color="auto"/>
                <w:left w:val="none" w:sz="0" w:space="0" w:color="auto"/>
                <w:bottom w:val="none" w:sz="0" w:space="0" w:color="auto"/>
                <w:right w:val="none" w:sz="0" w:space="0" w:color="auto"/>
              </w:divBdr>
            </w:div>
            <w:div w:id="1631210134">
              <w:marLeft w:val="0"/>
              <w:marRight w:val="0"/>
              <w:marTop w:val="0"/>
              <w:marBottom w:val="0"/>
              <w:divBdr>
                <w:top w:val="none" w:sz="0" w:space="0" w:color="auto"/>
                <w:left w:val="none" w:sz="0" w:space="0" w:color="auto"/>
                <w:bottom w:val="none" w:sz="0" w:space="0" w:color="auto"/>
                <w:right w:val="none" w:sz="0" w:space="0" w:color="auto"/>
              </w:divBdr>
            </w:div>
            <w:div w:id="2135050930">
              <w:marLeft w:val="1440"/>
              <w:marRight w:val="0"/>
              <w:marTop w:val="0"/>
              <w:marBottom w:val="0"/>
              <w:divBdr>
                <w:top w:val="none" w:sz="0" w:space="0" w:color="auto"/>
                <w:left w:val="none" w:sz="0" w:space="0" w:color="auto"/>
                <w:bottom w:val="none" w:sz="0" w:space="0" w:color="auto"/>
                <w:right w:val="none" w:sz="0" w:space="0" w:color="auto"/>
              </w:divBdr>
            </w:div>
            <w:div w:id="904073122">
              <w:marLeft w:val="1440"/>
              <w:marRight w:val="0"/>
              <w:marTop w:val="0"/>
              <w:marBottom w:val="0"/>
              <w:divBdr>
                <w:top w:val="none" w:sz="0" w:space="0" w:color="auto"/>
                <w:left w:val="none" w:sz="0" w:space="0" w:color="auto"/>
                <w:bottom w:val="none" w:sz="0" w:space="0" w:color="auto"/>
                <w:right w:val="none" w:sz="0" w:space="0" w:color="auto"/>
              </w:divBdr>
            </w:div>
            <w:div w:id="968583513">
              <w:marLeft w:val="1440"/>
              <w:marRight w:val="0"/>
              <w:marTop w:val="0"/>
              <w:marBottom w:val="0"/>
              <w:divBdr>
                <w:top w:val="none" w:sz="0" w:space="0" w:color="auto"/>
                <w:left w:val="none" w:sz="0" w:space="0" w:color="auto"/>
                <w:bottom w:val="none" w:sz="0" w:space="0" w:color="auto"/>
                <w:right w:val="none" w:sz="0" w:space="0" w:color="auto"/>
              </w:divBdr>
            </w:div>
            <w:div w:id="707022637">
              <w:marLeft w:val="1440"/>
              <w:marRight w:val="0"/>
              <w:marTop w:val="0"/>
              <w:marBottom w:val="0"/>
              <w:divBdr>
                <w:top w:val="none" w:sz="0" w:space="0" w:color="auto"/>
                <w:left w:val="none" w:sz="0" w:space="0" w:color="auto"/>
                <w:bottom w:val="none" w:sz="0" w:space="0" w:color="auto"/>
                <w:right w:val="none" w:sz="0" w:space="0" w:color="auto"/>
              </w:divBdr>
            </w:div>
            <w:div w:id="492113179">
              <w:marLeft w:val="1440"/>
              <w:marRight w:val="0"/>
              <w:marTop w:val="0"/>
              <w:marBottom w:val="0"/>
              <w:divBdr>
                <w:top w:val="none" w:sz="0" w:space="0" w:color="auto"/>
                <w:left w:val="none" w:sz="0" w:space="0" w:color="auto"/>
                <w:bottom w:val="none" w:sz="0" w:space="0" w:color="auto"/>
                <w:right w:val="none" w:sz="0" w:space="0" w:color="auto"/>
              </w:divBdr>
            </w:div>
            <w:div w:id="1405949765">
              <w:marLeft w:val="0"/>
              <w:marRight w:val="0"/>
              <w:marTop w:val="0"/>
              <w:marBottom w:val="0"/>
              <w:divBdr>
                <w:top w:val="none" w:sz="0" w:space="0" w:color="auto"/>
                <w:left w:val="none" w:sz="0" w:space="0" w:color="auto"/>
                <w:bottom w:val="none" w:sz="0" w:space="0" w:color="auto"/>
                <w:right w:val="none" w:sz="0" w:space="0" w:color="auto"/>
              </w:divBdr>
            </w:div>
            <w:div w:id="950891853">
              <w:marLeft w:val="0"/>
              <w:marRight w:val="0"/>
              <w:marTop w:val="0"/>
              <w:marBottom w:val="0"/>
              <w:divBdr>
                <w:top w:val="none" w:sz="0" w:space="0" w:color="auto"/>
                <w:left w:val="none" w:sz="0" w:space="0" w:color="auto"/>
                <w:bottom w:val="none" w:sz="0" w:space="0" w:color="auto"/>
                <w:right w:val="none" w:sz="0" w:space="0" w:color="auto"/>
              </w:divBdr>
            </w:div>
            <w:div w:id="981159706">
              <w:marLeft w:val="1440"/>
              <w:marRight w:val="0"/>
              <w:marTop w:val="0"/>
              <w:marBottom w:val="0"/>
              <w:divBdr>
                <w:top w:val="none" w:sz="0" w:space="0" w:color="auto"/>
                <w:left w:val="none" w:sz="0" w:space="0" w:color="auto"/>
                <w:bottom w:val="none" w:sz="0" w:space="0" w:color="auto"/>
                <w:right w:val="none" w:sz="0" w:space="0" w:color="auto"/>
              </w:divBdr>
            </w:div>
            <w:div w:id="712466322">
              <w:marLeft w:val="1440"/>
              <w:marRight w:val="0"/>
              <w:marTop w:val="0"/>
              <w:marBottom w:val="0"/>
              <w:divBdr>
                <w:top w:val="none" w:sz="0" w:space="0" w:color="auto"/>
                <w:left w:val="none" w:sz="0" w:space="0" w:color="auto"/>
                <w:bottom w:val="none" w:sz="0" w:space="0" w:color="auto"/>
                <w:right w:val="none" w:sz="0" w:space="0" w:color="auto"/>
              </w:divBdr>
            </w:div>
            <w:div w:id="436102465">
              <w:marLeft w:val="1440"/>
              <w:marRight w:val="0"/>
              <w:marTop w:val="0"/>
              <w:marBottom w:val="0"/>
              <w:divBdr>
                <w:top w:val="none" w:sz="0" w:space="0" w:color="auto"/>
                <w:left w:val="none" w:sz="0" w:space="0" w:color="auto"/>
                <w:bottom w:val="none" w:sz="0" w:space="0" w:color="auto"/>
                <w:right w:val="none" w:sz="0" w:space="0" w:color="auto"/>
              </w:divBdr>
            </w:div>
            <w:div w:id="417334721">
              <w:marLeft w:val="1440"/>
              <w:marRight w:val="0"/>
              <w:marTop w:val="0"/>
              <w:marBottom w:val="0"/>
              <w:divBdr>
                <w:top w:val="none" w:sz="0" w:space="0" w:color="auto"/>
                <w:left w:val="none" w:sz="0" w:space="0" w:color="auto"/>
                <w:bottom w:val="none" w:sz="0" w:space="0" w:color="auto"/>
                <w:right w:val="none" w:sz="0" w:space="0" w:color="auto"/>
              </w:divBdr>
            </w:div>
            <w:div w:id="972444906">
              <w:marLeft w:val="1440"/>
              <w:marRight w:val="0"/>
              <w:marTop w:val="0"/>
              <w:marBottom w:val="0"/>
              <w:divBdr>
                <w:top w:val="none" w:sz="0" w:space="0" w:color="auto"/>
                <w:left w:val="none" w:sz="0" w:space="0" w:color="auto"/>
                <w:bottom w:val="none" w:sz="0" w:space="0" w:color="auto"/>
                <w:right w:val="none" w:sz="0" w:space="0" w:color="auto"/>
              </w:divBdr>
            </w:div>
            <w:div w:id="874926848">
              <w:marLeft w:val="0"/>
              <w:marRight w:val="0"/>
              <w:marTop w:val="0"/>
              <w:marBottom w:val="0"/>
              <w:divBdr>
                <w:top w:val="none" w:sz="0" w:space="0" w:color="auto"/>
                <w:left w:val="none" w:sz="0" w:space="0" w:color="auto"/>
                <w:bottom w:val="none" w:sz="0" w:space="0" w:color="auto"/>
                <w:right w:val="none" w:sz="0" w:space="0" w:color="auto"/>
              </w:divBdr>
            </w:div>
            <w:div w:id="1484277111">
              <w:marLeft w:val="0"/>
              <w:marRight w:val="0"/>
              <w:marTop w:val="0"/>
              <w:marBottom w:val="0"/>
              <w:divBdr>
                <w:top w:val="none" w:sz="0" w:space="0" w:color="auto"/>
                <w:left w:val="none" w:sz="0" w:space="0" w:color="auto"/>
                <w:bottom w:val="none" w:sz="0" w:space="0" w:color="auto"/>
                <w:right w:val="none" w:sz="0" w:space="0" w:color="auto"/>
              </w:divBdr>
            </w:div>
            <w:div w:id="43602773">
              <w:marLeft w:val="0"/>
              <w:marRight w:val="0"/>
              <w:marTop w:val="0"/>
              <w:marBottom w:val="0"/>
              <w:divBdr>
                <w:top w:val="none" w:sz="0" w:space="0" w:color="auto"/>
                <w:left w:val="none" w:sz="0" w:space="0" w:color="auto"/>
                <w:bottom w:val="none" w:sz="0" w:space="0" w:color="auto"/>
                <w:right w:val="none" w:sz="0" w:space="0" w:color="auto"/>
              </w:divBdr>
            </w:div>
            <w:div w:id="191921265">
              <w:marLeft w:val="0"/>
              <w:marRight w:val="0"/>
              <w:marTop w:val="0"/>
              <w:marBottom w:val="0"/>
              <w:divBdr>
                <w:top w:val="none" w:sz="0" w:space="0" w:color="auto"/>
                <w:left w:val="none" w:sz="0" w:space="0" w:color="auto"/>
                <w:bottom w:val="none" w:sz="0" w:space="0" w:color="auto"/>
                <w:right w:val="none" w:sz="0" w:space="0" w:color="auto"/>
              </w:divBdr>
            </w:div>
            <w:div w:id="875506218">
              <w:marLeft w:val="0"/>
              <w:marRight w:val="0"/>
              <w:marTop w:val="0"/>
              <w:marBottom w:val="0"/>
              <w:divBdr>
                <w:top w:val="none" w:sz="0" w:space="0" w:color="auto"/>
                <w:left w:val="none" w:sz="0" w:space="0" w:color="auto"/>
                <w:bottom w:val="none" w:sz="0" w:space="0" w:color="auto"/>
                <w:right w:val="none" w:sz="0" w:space="0" w:color="auto"/>
              </w:divBdr>
            </w:div>
            <w:div w:id="696664718">
              <w:marLeft w:val="0"/>
              <w:marRight w:val="0"/>
              <w:marTop w:val="0"/>
              <w:marBottom w:val="0"/>
              <w:divBdr>
                <w:top w:val="none" w:sz="0" w:space="0" w:color="auto"/>
                <w:left w:val="none" w:sz="0" w:space="0" w:color="auto"/>
                <w:bottom w:val="none" w:sz="0" w:space="0" w:color="auto"/>
                <w:right w:val="none" w:sz="0" w:space="0" w:color="auto"/>
              </w:divBdr>
            </w:div>
            <w:div w:id="1323512355">
              <w:marLeft w:val="0"/>
              <w:marRight w:val="0"/>
              <w:marTop w:val="0"/>
              <w:marBottom w:val="0"/>
              <w:divBdr>
                <w:top w:val="none" w:sz="0" w:space="0" w:color="auto"/>
                <w:left w:val="none" w:sz="0" w:space="0" w:color="auto"/>
                <w:bottom w:val="none" w:sz="0" w:space="0" w:color="auto"/>
                <w:right w:val="none" w:sz="0" w:space="0" w:color="auto"/>
              </w:divBdr>
            </w:div>
            <w:div w:id="72167606">
              <w:marLeft w:val="0"/>
              <w:marRight w:val="0"/>
              <w:marTop w:val="0"/>
              <w:marBottom w:val="0"/>
              <w:divBdr>
                <w:top w:val="none" w:sz="0" w:space="0" w:color="auto"/>
                <w:left w:val="none" w:sz="0" w:space="0" w:color="auto"/>
                <w:bottom w:val="none" w:sz="0" w:space="0" w:color="auto"/>
                <w:right w:val="none" w:sz="0" w:space="0" w:color="auto"/>
              </w:divBdr>
            </w:div>
            <w:div w:id="1014764394">
              <w:marLeft w:val="0"/>
              <w:marRight w:val="0"/>
              <w:marTop w:val="0"/>
              <w:marBottom w:val="0"/>
              <w:divBdr>
                <w:top w:val="none" w:sz="0" w:space="0" w:color="auto"/>
                <w:left w:val="none" w:sz="0" w:space="0" w:color="auto"/>
                <w:bottom w:val="none" w:sz="0" w:space="0" w:color="auto"/>
                <w:right w:val="none" w:sz="0" w:space="0" w:color="auto"/>
              </w:divBdr>
            </w:div>
            <w:div w:id="1580217104">
              <w:marLeft w:val="0"/>
              <w:marRight w:val="0"/>
              <w:marTop w:val="0"/>
              <w:marBottom w:val="0"/>
              <w:divBdr>
                <w:top w:val="none" w:sz="0" w:space="0" w:color="auto"/>
                <w:left w:val="none" w:sz="0" w:space="0" w:color="auto"/>
                <w:bottom w:val="none" w:sz="0" w:space="0" w:color="auto"/>
                <w:right w:val="none" w:sz="0" w:space="0" w:color="auto"/>
              </w:divBdr>
            </w:div>
            <w:div w:id="2074042461">
              <w:marLeft w:val="0"/>
              <w:marRight w:val="0"/>
              <w:marTop w:val="0"/>
              <w:marBottom w:val="0"/>
              <w:divBdr>
                <w:top w:val="none" w:sz="0" w:space="0" w:color="auto"/>
                <w:left w:val="none" w:sz="0" w:space="0" w:color="auto"/>
                <w:bottom w:val="none" w:sz="0" w:space="0" w:color="auto"/>
                <w:right w:val="none" w:sz="0" w:space="0" w:color="auto"/>
              </w:divBdr>
            </w:div>
            <w:div w:id="2122456404">
              <w:marLeft w:val="0"/>
              <w:marRight w:val="0"/>
              <w:marTop w:val="0"/>
              <w:marBottom w:val="0"/>
              <w:divBdr>
                <w:top w:val="none" w:sz="0" w:space="0" w:color="auto"/>
                <w:left w:val="none" w:sz="0" w:space="0" w:color="auto"/>
                <w:bottom w:val="none" w:sz="0" w:space="0" w:color="auto"/>
                <w:right w:val="none" w:sz="0" w:space="0" w:color="auto"/>
              </w:divBdr>
            </w:div>
            <w:div w:id="869146437">
              <w:marLeft w:val="0"/>
              <w:marRight w:val="0"/>
              <w:marTop w:val="0"/>
              <w:marBottom w:val="0"/>
              <w:divBdr>
                <w:top w:val="none" w:sz="0" w:space="0" w:color="auto"/>
                <w:left w:val="none" w:sz="0" w:space="0" w:color="auto"/>
                <w:bottom w:val="none" w:sz="0" w:space="0" w:color="auto"/>
                <w:right w:val="none" w:sz="0" w:space="0" w:color="auto"/>
              </w:divBdr>
            </w:div>
            <w:div w:id="854996802">
              <w:marLeft w:val="0"/>
              <w:marRight w:val="0"/>
              <w:marTop w:val="0"/>
              <w:marBottom w:val="0"/>
              <w:divBdr>
                <w:top w:val="none" w:sz="0" w:space="0" w:color="auto"/>
                <w:left w:val="none" w:sz="0" w:space="0" w:color="auto"/>
                <w:bottom w:val="none" w:sz="0" w:space="0" w:color="auto"/>
                <w:right w:val="none" w:sz="0" w:space="0" w:color="auto"/>
              </w:divBdr>
            </w:div>
            <w:div w:id="12193244">
              <w:marLeft w:val="0"/>
              <w:marRight w:val="0"/>
              <w:marTop w:val="0"/>
              <w:marBottom w:val="0"/>
              <w:divBdr>
                <w:top w:val="none" w:sz="0" w:space="0" w:color="auto"/>
                <w:left w:val="none" w:sz="0" w:space="0" w:color="auto"/>
                <w:bottom w:val="none" w:sz="0" w:space="0" w:color="auto"/>
                <w:right w:val="none" w:sz="0" w:space="0" w:color="auto"/>
              </w:divBdr>
            </w:div>
            <w:div w:id="737479178">
              <w:marLeft w:val="0"/>
              <w:marRight w:val="0"/>
              <w:marTop w:val="0"/>
              <w:marBottom w:val="0"/>
              <w:divBdr>
                <w:top w:val="none" w:sz="0" w:space="0" w:color="auto"/>
                <w:left w:val="none" w:sz="0" w:space="0" w:color="auto"/>
                <w:bottom w:val="none" w:sz="0" w:space="0" w:color="auto"/>
                <w:right w:val="none" w:sz="0" w:space="0" w:color="auto"/>
              </w:divBdr>
            </w:div>
            <w:div w:id="1044644405">
              <w:marLeft w:val="0"/>
              <w:marRight w:val="0"/>
              <w:marTop w:val="0"/>
              <w:marBottom w:val="0"/>
              <w:divBdr>
                <w:top w:val="none" w:sz="0" w:space="0" w:color="auto"/>
                <w:left w:val="none" w:sz="0" w:space="0" w:color="auto"/>
                <w:bottom w:val="none" w:sz="0" w:space="0" w:color="auto"/>
                <w:right w:val="none" w:sz="0" w:space="0" w:color="auto"/>
              </w:divBdr>
            </w:div>
            <w:div w:id="836726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9545568">
      <w:bodyDiv w:val="1"/>
      <w:marLeft w:val="0"/>
      <w:marRight w:val="0"/>
      <w:marTop w:val="0"/>
      <w:marBottom w:val="0"/>
      <w:divBdr>
        <w:top w:val="none" w:sz="0" w:space="0" w:color="auto"/>
        <w:left w:val="none" w:sz="0" w:space="0" w:color="auto"/>
        <w:bottom w:val="none" w:sz="0" w:space="0" w:color="auto"/>
        <w:right w:val="none" w:sz="0" w:space="0" w:color="auto"/>
      </w:divBdr>
      <w:divsChild>
        <w:div w:id="2021589003">
          <w:marLeft w:val="0"/>
          <w:marRight w:val="0"/>
          <w:marTop w:val="0"/>
          <w:marBottom w:val="0"/>
          <w:divBdr>
            <w:top w:val="none" w:sz="0" w:space="0" w:color="auto"/>
            <w:left w:val="none" w:sz="0" w:space="0" w:color="auto"/>
            <w:bottom w:val="none" w:sz="0" w:space="0" w:color="auto"/>
            <w:right w:val="none" w:sz="0" w:space="0" w:color="auto"/>
          </w:divBdr>
          <w:divsChild>
            <w:div w:id="778336007">
              <w:marLeft w:val="0"/>
              <w:marRight w:val="0"/>
              <w:marTop w:val="0"/>
              <w:marBottom w:val="0"/>
              <w:divBdr>
                <w:top w:val="none" w:sz="0" w:space="0" w:color="auto"/>
                <w:left w:val="none" w:sz="0" w:space="0" w:color="auto"/>
                <w:bottom w:val="none" w:sz="0" w:space="0" w:color="auto"/>
                <w:right w:val="none" w:sz="0" w:space="0" w:color="auto"/>
              </w:divBdr>
            </w:div>
            <w:div w:id="1688099132">
              <w:marLeft w:val="0"/>
              <w:marRight w:val="0"/>
              <w:marTop w:val="0"/>
              <w:marBottom w:val="0"/>
              <w:divBdr>
                <w:top w:val="none" w:sz="0" w:space="0" w:color="auto"/>
                <w:left w:val="none" w:sz="0" w:space="0" w:color="auto"/>
                <w:bottom w:val="none" w:sz="0" w:space="0" w:color="auto"/>
                <w:right w:val="none" w:sz="0" w:space="0" w:color="auto"/>
              </w:divBdr>
            </w:div>
            <w:div w:id="57634407">
              <w:marLeft w:val="0"/>
              <w:marRight w:val="0"/>
              <w:marTop w:val="0"/>
              <w:marBottom w:val="0"/>
              <w:divBdr>
                <w:top w:val="none" w:sz="0" w:space="0" w:color="auto"/>
                <w:left w:val="none" w:sz="0" w:space="0" w:color="auto"/>
                <w:bottom w:val="none" w:sz="0" w:space="0" w:color="auto"/>
                <w:right w:val="none" w:sz="0" w:space="0" w:color="auto"/>
              </w:divBdr>
            </w:div>
            <w:div w:id="308245700">
              <w:marLeft w:val="0"/>
              <w:marRight w:val="0"/>
              <w:marTop w:val="0"/>
              <w:marBottom w:val="0"/>
              <w:divBdr>
                <w:top w:val="none" w:sz="0" w:space="0" w:color="auto"/>
                <w:left w:val="none" w:sz="0" w:space="0" w:color="auto"/>
                <w:bottom w:val="none" w:sz="0" w:space="0" w:color="auto"/>
                <w:right w:val="none" w:sz="0" w:space="0" w:color="auto"/>
              </w:divBdr>
            </w:div>
            <w:div w:id="596330592">
              <w:marLeft w:val="0"/>
              <w:marRight w:val="0"/>
              <w:marTop w:val="0"/>
              <w:marBottom w:val="0"/>
              <w:divBdr>
                <w:top w:val="none" w:sz="0" w:space="0" w:color="auto"/>
                <w:left w:val="none" w:sz="0" w:space="0" w:color="auto"/>
                <w:bottom w:val="none" w:sz="0" w:space="0" w:color="auto"/>
                <w:right w:val="none" w:sz="0" w:space="0" w:color="auto"/>
              </w:divBdr>
            </w:div>
            <w:div w:id="777068360">
              <w:marLeft w:val="0"/>
              <w:marRight w:val="0"/>
              <w:marTop w:val="0"/>
              <w:marBottom w:val="0"/>
              <w:divBdr>
                <w:top w:val="none" w:sz="0" w:space="0" w:color="auto"/>
                <w:left w:val="none" w:sz="0" w:space="0" w:color="auto"/>
                <w:bottom w:val="none" w:sz="0" w:space="0" w:color="auto"/>
                <w:right w:val="none" w:sz="0" w:space="0" w:color="auto"/>
              </w:divBdr>
            </w:div>
            <w:div w:id="593518598">
              <w:marLeft w:val="0"/>
              <w:marRight w:val="0"/>
              <w:marTop w:val="0"/>
              <w:marBottom w:val="0"/>
              <w:divBdr>
                <w:top w:val="none" w:sz="0" w:space="0" w:color="auto"/>
                <w:left w:val="none" w:sz="0" w:space="0" w:color="auto"/>
                <w:bottom w:val="none" w:sz="0" w:space="0" w:color="auto"/>
                <w:right w:val="none" w:sz="0" w:space="0" w:color="auto"/>
              </w:divBdr>
            </w:div>
            <w:div w:id="1698846555">
              <w:marLeft w:val="0"/>
              <w:marRight w:val="0"/>
              <w:marTop w:val="0"/>
              <w:marBottom w:val="0"/>
              <w:divBdr>
                <w:top w:val="none" w:sz="0" w:space="0" w:color="auto"/>
                <w:left w:val="none" w:sz="0" w:space="0" w:color="auto"/>
                <w:bottom w:val="none" w:sz="0" w:space="0" w:color="auto"/>
                <w:right w:val="none" w:sz="0" w:space="0" w:color="auto"/>
              </w:divBdr>
            </w:div>
            <w:div w:id="1795639597">
              <w:marLeft w:val="0"/>
              <w:marRight w:val="0"/>
              <w:marTop w:val="0"/>
              <w:marBottom w:val="0"/>
              <w:divBdr>
                <w:top w:val="none" w:sz="0" w:space="0" w:color="auto"/>
                <w:left w:val="none" w:sz="0" w:space="0" w:color="auto"/>
                <w:bottom w:val="none" w:sz="0" w:space="0" w:color="auto"/>
                <w:right w:val="none" w:sz="0" w:space="0" w:color="auto"/>
              </w:divBdr>
            </w:div>
            <w:div w:id="1810052310">
              <w:marLeft w:val="0"/>
              <w:marRight w:val="0"/>
              <w:marTop w:val="0"/>
              <w:marBottom w:val="0"/>
              <w:divBdr>
                <w:top w:val="none" w:sz="0" w:space="0" w:color="auto"/>
                <w:left w:val="none" w:sz="0" w:space="0" w:color="auto"/>
                <w:bottom w:val="none" w:sz="0" w:space="0" w:color="auto"/>
                <w:right w:val="none" w:sz="0" w:space="0" w:color="auto"/>
              </w:divBdr>
            </w:div>
            <w:div w:id="157618518">
              <w:marLeft w:val="0"/>
              <w:marRight w:val="0"/>
              <w:marTop w:val="0"/>
              <w:marBottom w:val="0"/>
              <w:divBdr>
                <w:top w:val="none" w:sz="0" w:space="0" w:color="auto"/>
                <w:left w:val="none" w:sz="0" w:space="0" w:color="auto"/>
                <w:bottom w:val="none" w:sz="0" w:space="0" w:color="auto"/>
                <w:right w:val="none" w:sz="0" w:space="0" w:color="auto"/>
              </w:divBdr>
            </w:div>
            <w:div w:id="720789057">
              <w:marLeft w:val="0"/>
              <w:marRight w:val="0"/>
              <w:marTop w:val="0"/>
              <w:marBottom w:val="0"/>
              <w:divBdr>
                <w:top w:val="none" w:sz="0" w:space="0" w:color="auto"/>
                <w:left w:val="none" w:sz="0" w:space="0" w:color="auto"/>
                <w:bottom w:val="none" w:sz="0" w:space="0" w:color="auto"/>
                <w:right w:val="none" w:sz="0" w:space="0" w:color="auto"/>
              </w:divBdr>
            </w:div>
            <w:div w:id="273681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2609">
      <w:bodyDiv w:val="1"/>
      <w:marLeft w:val="0"/>
      <w:marRight w:val="0"/>
      <w:marTop w:val="0"/>
      <w:marBottom w:val="0"/>
      <w:divBdr>
        <w:top w:val="none" w:sz="0" w:space="0" w:color="auto"/>
        <w:left w:val="none" w:sz="0" w:space="0" w:color="auto"/>
        <w:bottom w:val="none" w:sz="0" w:space="0" w:color="auto"/>
        <w:right w:val="none" w:sz="0" w:space="0" w:color="auto"/>
      </w:divBdr>
      <w:divsChild>
        <w:div w:id="920944461">
          <w:marLeft w:val="0"/>
          <w:marRight w:val="0"/>
          <w:marTop w:val="0"/>
          <w:marBottom w:val="0"/>
          <w:divBdr>
            <w:top w:val="none" w:sz="0" w:space="0" w:color="auto"/>
            <w:left w:val="none" w:sz="0" w:space="0" w:color="auto"/>
            <w:bottom w:val="none" w:sz="0" w:space="0" w:color="auto"/>
            <w:right w:val="none" w:sz="0" w:space="0" w:color="auto"/>
          </w:divBdr>
          <w:divsChild>
            <w:div w:id="312413209">
              <w:marLeft w:val="0"/>
              <w:marRight w:val="0"/>
              <w:marTop w:val="0"/>
              <w:marBottom w:val="0"/>
              <w:divBdr>
                <w:top w:val="none" w:sz="0" w:space="0" w:color="auto"/>
                <w:left w:val="none" w:sz="0" w:space="0" w:color="auto"/>
                <w:bottom w:val="none" w:sz="0" w:space="0" w:color="auto"/>
                <w:right w:val="none" w:sz="0" w:space="0" w:color="auto"/>
              </w:divBdr>
              <w:divsChild>
                <w:div w:id="941452714">
                  <w:marLeft w:val="0"/>
                  <w:marRight w:val="0"/>
                  <w:marTop w:val="0"/>
                  <w:marBottom w:val="0"/>
                  <w:divBdr>
                    <w:top w:val="none" w:sz="0" w:space="0" w:color="auto"/>
                    <w:left w:val="none" w:sz="0" w:space="0" w:color="auto"/>
                    <w:bottom w:val="none" w:sz="0" w:space="0" w:color="auto"/>
                    <w:right w:val="none" w:sz="0" w:space="0" w:color="auto"/>
                  </w:divBdr>
                  <w:divsChild>
                    <w:div w:id="982395902">
                      <w:marLeft w:val="360"/>
                      <w:marRight w:val="0"/>
                      <w:marTop w:val="0"/>
                      <w:marBottom w:val="0"/>
                      <w:divBdr>
                        <w:top w:val="none" w:sz="0" w:space="0" w:color="auto"/>
                        <w:left w:val="none" w:sz="0" w:space="0" w:color="auto"/>
                        <w:bottom w:val="none" w:sz="0" w:space="0" w:color="auto"/>
                        <w:right w:val="none" w:sz="0" w:space="0" w:color="auto"/>
                      </w:divBdr>
                    </w:div>
                    <w:div w:id="966399311">
                      <w:marLeft w:val="360"/>
                      <w:marRight w:val="0"/>
                      <w:marTop w:val="0"/>
                      <w:marBottom w:val="0"/>
                      <w:divBdr>
                        <w:top w:val="none" w:sz="0" w:space="0" w:color="auto"/>
                        <w:left w:val="none" w:sz="0" w:space="0" w:color="auto"/>
                        <w:bottom w:val="none" w:sz="0" w:space="0" w:color="auto"/>
                        <w:right w:val="none" w:sz="0" w:space="0" w:color="auto"/>
                      </w:divBdr>
                    </w:div>
                    <w:div w:id="317922881">
                      <w:marLeft w:val="360"/>
                      <w:marRight w:val="0"/>
                      <w:marTop w:val="0"/>
                      <w:marBottom w:val="0"/>
                      <w:divBdr>
                        <w:top w:val="none" w:sz="0" w:space="0" w:color="auto"/>
                        <w:left w:val="none" w:sz="0" w:space="0" w:color="auto"/>
                        <w:bottom w:val="none" w:sz="0" w:space="0" w:color="auto"/>
                        <w:right w:val="none" w:sz="0" w:space="0" w:color="auto"/>
                      </w:divBdr>
                    </w:div>
                    <w:div w:id="594821131">
                      <w:marLeft w:val="360"/>
                      <w:marRight w:val="0"/>
                      <w:marTop w:val="0"/>
                      <w:marBottom w:val="0"/>
                      <w:divBdr>
                        <w:top w:val="none" w:sz="0" w:space="0" w:color="auto"/>
                        <w:left w:val="none" w:sz="0" w:space="0" w:color="auto"/>
                        <w:bottom w:val="none" w:sz="0" w:space="0" w:color="auto"/>
                        <w:right w:val="none" w:sz="0" w:space="0" w:color="auto"/>
                      </w:divBdr>
                    </w:div>
                    <w:div w:id="331640503">
                      <w:marLeft w:val="1080"/>
                      <w:marRight w:val="0"/>
                      <w:marTop w:val="0"/>
                      <w:marBottom w:val="0"/>
                      <w:divBdr>
                        <w:top w:val="none" w:sz="0" w:space="0" w:color="auto"/>
                        <w:left w:val="none" w:sz="0" w:space="0" w:color="auto"/>
                        <w:bottom w:val="none" w:sz="0" w:space="0" w:color="auto"/>
                        <w:right w:val="none" w:sz="0" w:space="0" w:color="auto"/>
                      </w:divBdr>
                    </w:div>
                    <w:div w:id="2049865599">
                      <w:marLeft w:val="1080"/>
                      <w:marRight w:val="0"/>
                      <w:marTop w:val="0"/>
                      <w:marBottom w:val="0"/>
                      <w:divBdr>
                        <w:top w:val="none" w:sz="0" w:space="0" w:color="auto"/>
                        <w:left w:val="none" w:sz="0" w:space="0" w:color="auto"/>
                        <w:bottom w:val="none" w:sz="0" w:space="0" w:color="auto"/>
                        <w:right w:val="none" w:sz="0" w:space="0" w:color="auto"/>
                      </w:divBdr>
                    </w:div>
                    <w:div w:id="1866360779">
                      <w:marLeft w:val="1080"/>
                      <w:marRight w:val="0"/>
                      <w:marTop w:val="0"/>
                      <w:marBottom w:val="0"/>
                      <w:divBdr>
                        <w:top w:val="none" w:sz="0" w:space="0" w:color="auto"/>
                        <w:left w:val="none" w:sz="0" w:space="0" w:color="auto"/>
                        <w:bottom w:val="none" w:sz="0" w:space="0" w:color="auto"/>
                        <w:right w:val="none" w:sz="0" w:space="0" w:color="auto"/>
                      </w:divBdr>
                    </w:div>
                    <w:div w:id="272134763">
                      <w:marLeft w:val="1080"/>
                      <w:marRight w:val="0"/>
                      <w:marTop w:val="0"/>
                      <w:marBottom w:val="0"/>
                      <w:divBdr>
                        <w:top w:val="none" w:sz="0" w:space="0" w:color="auto"/>
                        <w:left w:val="none" w:sz="0" w:space="0" w:color="auto"/>
                        <w:bottom w:val="none" w:sz="0" w:space="0" w:color="auto"/>
                        <w:right w:val="none" w:sz="0" w:space="0" w:color="auto"/>
                      </w:divBdr>
                    </w:div>
                    <w:div w:id="224268321">
                      <w:marLeft w:val="720"/>
                      <w:marRight w:val="0"/>
                      <w:marTop w:val="0"/>
                      <w:marBottom w:val="0"/>
                      <w:divBdr>
                        <w:top w:val="none" w:sz="0" w:space="0" w:color="auto"/>
                        <w:left w:val="none" w:sz="0" w:space="0" w:color="auto"/>
                        <w:bottom w:val="none" w:sz="0" w:space="0" w:color="auto"/>
                        <w:right w:val="none" w:sz="0" w:space="0" w:color="auto"/>
                      </w:divBdr>
                    </w:div>
                    <w:div w:id="1398743154">
                      <w:marLeft w:val="720"/>
                      <w:marRight w:val="0"/>
                      <w:marTop w:val="0"/>
                      <w:marBottom w:val="0"/>
                      <w:divBdr>
                        <w:top w:val="none" w:sz="0" w:space="0" w:color="auto"/>
                        <w:left w:val="none" w:sz="0" w:space="0" w:color="auto"/>
                        <w:bottom w:val="none" w:sz="0" w:space="0" w:color="auto"/>
                        <w:right w:val="none" w:sz="0" w:space="0" w:color="auto"/>
                      </w:divBdr>
                    </w:div>
                    <w:div w:id="1222474519">
                      <w:marLeft w:val="720"/>
                      <w:marRight w:val="0"/>
                      <w:marTop w:val="0"/>
                      <w:marBottom w:val="0"/>
                      <w:divBdr>
                        <w:top w:val="none" w:sz="0" w:space="0" w:color="auto"/>
                        <w:left w:val="none" w:sz="0" w:space="0" w:color="auto"/>
                        <w:bottom w:val="none" w:sz="0" w:space="0" w:color="auto"/>
                        <w:right w:val="none" w:sz="0" w:space="0" w:color="auto"/>
                      </w:divBdr>
                    </w:div>
                    <w:div w:id="1570729164">
                      <w:marLeft w:val="720"/>
                      <w:marRight w:val="0"/>
                      <w:marTop w:val="0"/>
                      <w:marBottom w:val="0"/>
                      <w:divBdr>
                        <w:top w:val="none" w:sz="0" w:space="0" w:color="auto"/>
                        <w:left w:val="none" w:sz="0" w:space="0" w:color="auto"/>
                        <w:bottom w:val="none" w:sz="0" w:space="0" w:color="auto"/>
                        <w:right w:val="none" w:sz="0" w:space="0" w:color="auto"/>
                      </w:divBdr>
                    </w:div>
                    <w:div w:id="2064021873">
                      <w:marLeft w:val="720"/>
                      <w:marRight w:val="0"/>
                      <w:marTop w:val="0"/>
                      <w:marBottom w:val="0"/>
                      <w:divBdr>
                        <w:top w:val="none" w:sz="0" w:space="0" w:color="auto"/>
                        <w:left w:val="none" w:sz="0" w:space="0" w:color="auto"/>
                        <w:bottom w:val="none" w:sz="0" w:space="0" w:color="auto"/>
                        <w:right w:val="none" w:sz="0" w:space="0" w:color="auto"/>
                      </w:divBdr>
                    </w:div>
                    <w:div w:id="286157019">
                      <w:marLeft w:val="720"/>
                      <w:marRight w:val="0"/>
                      <w:marTop w:val="0"/>
                      <w:marBottom w:val="0"/>
                      <w:divBdr>
                        <w:top w:val="none" w:sz="0" w:space="0" w:color="auto"/>
                        <w:left w:val="none" w:sz="0" w:space="0" w:color="auto"/>
                        <w:bottom w:val="none" w:sz="0" w:space="0" w:color="auto"/>
                        <w:right w:val="none" w:sz="0" w:space="0" w:color="auto"/>
                      </w:divBdr>
                    </w:div>
                  </w:divsChild>
                </w:div>
                <w:div w:id="347685508">
                  <w:marLeft w:val="0"/>
                  <w:marRight w:val="0"/>
                  <w:marTop w:val="0"/>
                  <w:marBottom w:val="0"/>
                  <w:divBdr>
                    <w:top w:val="none" w:sz="0" w:space="0" w:color="auto"/>
                    <w:left w:val="none" w:sz="0" w:space="0" w:color="auto"/>
                    <w:bottom w:val="none" w:sz="0" w:space="0" w:color="auto"/>
                    <w:right w:val="none" w:sz="0" w:space="0" w:color="auto"/>
                  </w:divBdr>
                  <w:divsChild>
                    <w:div w:id="1081830855">
                      <w:marLeft w:val="765"/>
                      <w:marRight w:val="0"/>
                      <w:marTop w:val="0"/>
                      <w:marBottom w:val="0"/>
                      <w:divBdr>
                        <w:top w:val="none" w:sz="0" w:space="0" w:color="auto"/>
                        <w:left w:val="none" w:sz="0" w:space="0" w:color="auto"/>
                        <w:bottom w:val="none" w:sz="0" w:space="0" w:color="auto"/>
                        <w:right w:val="none" w:sz="0" w:space="0" w:color="auto"/>
                      </w:divBdr>
                    </w:div>
                    <w:div w:id="176383240">
                      <w:marLeft w:val="765"/>
                      <w:marRight w:val="0"/>
                      <w:marTop w:val="0"/>
                      <w:marBottom w:val="0"/>
                      <w:divBdr>
                        <w:top w:val="none" w:sz="0" w:space="0" w:color="auto"/>
                        <w:left w:val="none" w:sz="0" w:space="0" w:color="auto"/>
                        <w:bottom w:val="none" w:sz="0" w:space="0" w:color="auto"/>
                        <w:right w:val="none" w:sz="0" w:space="0" w:color="auto"/>
                      </w:divBdr>
                    </w:div>
                    <w:div w:id="2010207802">
                      <w:marLeft w:val="765"/>
                      <w:marRight w:val="0"/>
                      <w:marTop w:val="0"/>
                      <w:marBottom w:val="0"/>
                      <w:divBdr>
                        <w:top w:val="none" w:sz="0" w:space="0" w:color="auto"/>
                        <w:left w:val="none" w:sz="0" w:space="0" w:color="auto"/>
                        <w:bottom w:val="none" w:sz="0" w:space="0" w:color="auto"/>
                        <w:right w:val="none" w:sz="0" w:space="0" w:color="auto"/>
                      </w:divBdr>
                    </w:div>
                  </w:divsChild>
                </w:div>
                <w:div w:id="1309556136">
                  <w:marLeft w:val="0"/>
                  <w:marRight w:val="0"/>
                  <w:marTop w:val="0"/>
                  <w:marBottom w:val="0"/>
                  <w:divBdr>
                    <w:top w:val="none" w:sz="0" w:space="0" w:color="auto"/>
                    <w:left w:val="none" w:sz="0" w:space="0" w:color="auto"/>
                    <w:bottom w:val="none" w:sz="0" w:space="0" w:color="auto"/>
                    <w:right w:val="none" w:sz="0" w:space="0" w:color="auto"/>
                  </w:divBdr>
                </w:div>
                <w:div w:id="126823064">
                  <w:marLeft w:val="0"/>
                  <w:marRight w:val="0"/>
                  <w:marTop w:val="0"/>
                  <w:marBottom w:val="0"/>
                  <w:divBdr>
                    <w:top w:val="none" w:sz="0" w:space="0" w:color="auto"/>
                    <w:left w:val="none" w:sz="0" w:space="0" w:color="auto"/>
                    <w:bottom w:val="none" w:sz="0" w:space="0" w:color="auto"/>
                    <w:right w:val="none" w:sz="0" w:space="0" w:color="auto"/>
                  </w:divBdr>
                  <w:divsChild>
                    <w:div w:id="1690570023">
                      <w:marLeft w:val="780"/>
                      <w:marRight w:val="0"/>
                      <w:marTop w:val="0"/>
                      <w:marBottom w:val="0"/>
                      <w:divBdr>
                        <w:top w:val="none" w:sz="0" w:space="0" w:color="auto"/>
                        <w:left w:val="none" w:sz="0" w:space="0" w:color="auto"/>
                        <w:bottom w:val="none" w:sz="0" w:space="0" w:color="auto"/>
                        <w:right w:val="none" w:sz="0" w:space="0" w:color="auto"/>
                      </w:divBdr>
                    </w:div>
                    <w:div w:id="482043941">
                      <w:marLeft w:val="780"/>
                      <w:marRight w:val="0"/>
                      <w:marTop w:val="0"/>
                      <w:marBottom w:val="0"/>
                      <w:divBdr>
                        <w:top w:val="none" w:sz="0" w:space="0" w:color="auto"/>
                        <w:left w:val="none" w:sz="0" w:space="0" w:color="auto"/>
                        <w:bottom w:val="none" w:sz="0" w:space="0" w:color="auto"/>
                        <w:right w:val="none" w:sz="0" w:space="0" w:color="auto"/>
                      </w:divBdr>
                    </w:div>
                    <w:div w:id="3821504">
                      <w:marLeft w:val="780"/>
                      <w:marRight w:val="0"/>
                      <w:marTop w:val="0"/>
                      <w:marBottom w:val="0"/>
                      <w:divBdr>
                        <w:top w:val="none" w:sz="0" w:space="0" w:color="auto"/>
                        <w:left w:val="none" w:sz="0" w:space="0" w:color="auto"/>
                        <w:bottom w:val="none" w:sz="0" w:space="0" w:color="auto"/>
                        <w:right w:val="none" w:sz="0" w:space="0" w:color="auto"/>
                      </w:divBdr>
                    </w:div>
                  </w:divsChild>
                </w:div>
                <w:div w:id="558177730">
                  <w:marLeft w:val="0"/>
                  <w:marRight w:val="0"/>
                  <w:marTop w:val="0"/>
                  <w:marBottom w:val="0"/>
                  <w:divBdr>
                    <w:top w:val="none" w:sz="0" w:space="0" w:color="auto"/>
                    <w:left w:val="none" w:sz="0" w:space="0" w:color="auto"/>
                    <w:bottom w:val="none" w:sz="0" w:space="0" w:color="auto"/>
                    <w:right w:val="none" w:sz="0" w:space="0" w:color="auto"/>
                  </w:divBdr>
                </w:div>
                <w:div w:id="1051228743">
                  <w:marLeft w:val="0"/>
                  <w:marRight w:val="0"/>
                  <w:marTop w:val="0"/>
                  <w:marBottom w:val="0"/>
                  <w:divBdr>
                    <w:top w:val="none" w:sz="0" w:space="0" w:color="auto"/>
                    <w:left w:val="none" w:sz="0" w:space="0" w:color="auto"/>
                    <w:bottom w:val="none" w:sz="0" w:space="0" w:color="auto"/>
                    <w:right w:val="none" w:sz="0" w:space="0" w:color="auto"/>
                  </w:divBdr>
                </w:div>
                <w:div w:id="798959092">
                  <w:marLeft w:val="0"/>
                  <w:marRight w:val="0"/>
                  <w:marTop w:val="0"/>
                  <w:marBottom w:val="0"/>
                  <w:divBdr>
                    <w:top w:val="none" w:sz="0" w:space="0" w:color="auto"/>
                    <w:left w:val="none" w:sz="0" w:space="0" w:color="auto"/>
                    <w:bottom w:val="none" w:sz="0" w:space="0" w:color="auto"/>
                    <w:right w:val="none" w:sz="0" w:space="0" w:color="auto"/>
                  </w:divBdr>
                </w:div>
                <w:div w:id="311905956">
                  <w:marLeft w:val="0"/>
                  <w:marRight w:val="0"/>
                  <w:marTop w:val="0"/>
                  <w:marBottom w:val="0"/>
                  <w:divBdr>
                    <w:top w:val="none" w:sz="0" w:space="0" w:color="auto"/>
                    <w:left w:val="none" w:sz="0" w:space="0" w:color="auto"/>
                    <w:bottom w:val="none" w:sz="0" w:space="0" w:color="auto"/>
                    <w:right w:val="none" w:sz="0" w:space="0" w:color="auto"/>
                  </w:divBdr>
                  <w:divsChild>
                    <w:div w:id="236865368">
                      <w:marLeft w:val="780"/>
                      <w:marRight w:val="0"/>
                      <w:marTop w:val="0"/>
                      <w:marBottom w:val="0"/>
                      <w:divBdr>
                        <w:top w:val="none" w:sz="0" w:space="0" w:color="auto"/>
                        <w:left w:val="none" w:sz="0" w:space="0" w:color="auto"/>
                        <w:bottom w:val="none" w:sz="0" w:space="0" w:color="auto"/>
                        <w:right w:val="none" w:sz="0" w:space="0" w:color="auto"/>
                      </w:divBdr>
                    </w:div>
                    <w:div w:id="449127032">
                      <w:marLeft w:val="780"/>
                      <w:marRight w:val="0"/>
                      <w:marTop w:val="0"/>
                      <w:marBottom w:val="0"/>
                      <w:divBdr>
                        <w:top w:val="none" w:sz="0" w:space="0" w:color="auto"/>
                        <w:left w:val="none" w:sz="0" w:space="0" w:color="auto"/>
                        <w:bottom w:val="none" w:sz="0" w:space="0" w:color="auto"/>
                        <w:right w:val="none" w:sz="0" w:space="0" w:color="auto"/>
                      </w:divBdr>
                    </w:div>
                    <w:div w:id="1705986407">
                      <w:marLeft w:val="780"/>
                      <w:marRight w:val="0"/>
                      <w:marTop w:val="0"/>
                      <w:marBottom w:val="0"/>
                      <w:divBdr>
                        <w:top w:val="none" w:sz="0" w:space="0" w:color="auto"/>
                        <w:left w:val="none" w:sz="0" w:space="0" w:color="auto"/>
                        <w:bottom w:val="none" w:sz="0" w:space="0" w:color="auto"/>
                        <w:right w:val="none" w:sz="0" w:space="0" w:color="auto"/>
                      </w:divBdr>
                    </w:div>
                  </w:divsChild>
                </w:div>
                <w:div w:id="182400938">
                  <w:marLeft w:val="0"/>
                  <w:marRight w:val="0"/>
                  <w:marTop w:val="0"/>
                  <w:marBottom w:val="0"/>
                  <w:divBdr>
                    <w:top w:val="none" w:sz="0" w:space="0" w:color="auto"/>
                    <w:left w:val="none" w:sz="0" w:space="0" w:color="auto"/>
                    <w:bottom w:val="none" w:sz="0" w:space="0" w:color="auto"/>
                    <w:right w:val="none" w:sz="0" w:space="0" w:color="auto"/>
                  </w:divBdr>
                  <w:divsChild>
                    <w:div w:id="254368701">
                      <w:marLeft w:val="780"/>
                      <w:marRight w:val="0"/>
                      <w:marTop w:val="0"/>
                      <w:marBottom w:val="0"/>
                      <w:divBdr>
                        <w:top w:val="none" w:sz="0" w:space="0" w:color="auto"/>
                        <w:left w:val="none" w:sz="0" w:space="0" w:color="auto"/>
                        <w:bottom w:val="none" w:sz="0" w:space="0" w:color="auto"/>
                        <w:right w:val="none" w:sz="0" w:space="0" w:color="auto"/>
                      </w:divBdr>
                    </w:div>
                  </w:divsChild>
                </w:div>
                <w:div w:id="1065689503">
                  <w:marLeft w:val="0"/>
                  <w:marRight w:val="0"/>
                  <w:marTop w:val="0"/>
                  <w:marBottom w:val="0"/>
                  <w:divBdr>
                    <w:top w:val="none" w:sz="0" w:space="0" w:color="auto"/>
                    <w:left w:val="none" w:sz="0" w:space="0" w:color="auto"/>
                    <w:bottom w:val="none" w:sz="0" w:space="0" w:color="auto"/>
                    <w:right w:val="none" w:sz="0" w:space="0" w:color="auto"/>
                  </w:divBdr>
                  <w:divsChild>
                    <w:div w:id="138419528">
                      <w:marLeft w:val="780"/>
                      <w:marRight w:val="0"/>
                      <w:marTop w:val="0"/>
                      <w:marBottom w:val="0"/>
                      <w:divBdr>
                        <w:top w:val="none" w:sz="0" w:space="0" w:color="auto"/>
                        <w:left w:val="none" w:sz="0" w:space="0" w:color="auto"/>
                        <w:bottom w:val="none" w:sz="0" w:space="0" w:color="auto"/>
                        <w:right w:val="none" w:sz="0" w:space="0" w:color="auto"/>
                      </w:divBdr>
                    </w:div>
                    <w:div w:id="1626764831">
                      <w:marLeft w:val="780"/>
                      <w:marRight w:val="0"/>
                      <w:marTop w:val="0"/>
                      <w:marBottom w:val="0"/>
                      <w:divBdr>
                        <w:top w:val="none" w:sz="0" w:space="0" w:color="auto"/>
                        <w:left w:val="none" w:sz="0" w:space="0" w:color="auto"/>
                        <w:bottom w:val="none" w:sz="0" w:space="0" w:color="auto"/>
                        <w:right w:val="none" w:sz="0" w:space="0" w:color="auto"/>
                      </w:divBdr>
                    </w:div>
                    <w:div w:id="670451778">
                      <w:marLeft w:val="780"/>
                      <w:marRight w:val="0"/>
                      <w:marTop w:val="0"/>
                      <w:marBottom w:val="0"/>
                      <w:divBdr>
                        <w:top w:val="none" w:sz="0" w:space="0" w:color="auto"/>
                        <w:left w:val="none" w:sz="0" w:space="0" w:color="auto"/>
                        <w:bottom w:val="none" w:sz="0" w:space="0" w:color="auto"/>
                        <w:right w:val="none" w:sz="0" w:space="0" w:color="auto"/>
                      </w:divBdr>
                    </w:div>
                    <w:div w:id="411508114">
                      <w:marLeft w:val="780"/>
                      <w:marRight w:val="0"/>
                      <w:marTop w:val="0"/>
                      <w:marBottom w:val="0"/>
                      <w:divBdr>
                        <w:top w:val="none" w:sz="0" w:space="0" w:color="auto"/>
                        <w:left w:val="none" w:sz="0" w:space="0" w:color="auto"/>
                        <w:bottom w:val="none" w:sz="0" w:space="0" w:color="auto"/>
                        <w:right w:val="none" w:sz="0" w:space="0" w:color="auto"/>
                      </w:divBdr>
                    </w:div>
                    <w:div w:id="1870020882">
                      <w:marLeft w:val="780"/>
                      <w:marRight w:val="0"/>
                      <w:marTop w:val="0"/>
                      <w:marBottom w:val="0"/>
                      <w:divBdr>
                        <w:top w:val="none" w:sz="0" w:space="0" w:color="auto"/>
                        <w:left w:val="none" w:sz="0" w:space="0" w:color="auto"/>
                        <w:bottom w:val="none" w:sz="0" w:space="0" w:color="auto"/>
                        <w:right w:val="none" w:sz="0" w:space="0" w:color="auto"/>
                      </w:divBdr>
                    </w:div>
                    <w:div w:id="1915241537">
                      <w:marLeft w:val="780"/>
                      <w:marRight w:val="0"/>
                      <w:marTop w:val="0"/>
                      <w:marBottom w:val="0"/>
                      <w:divBdr>
                        <w:top w:val="none" w:sz="0" w:space="0" w:color="auto"/>
                        <w:left w:val="none" w:sz="0" w:space="0" w:color="auto"/>
                        <w:bottom w:val="none" w:sz="0" w:space="0" w:color="auto"/>
                        <w:right w:val="none" w:sz="0" w:space="0" w:color="auto"/>
                      </w:divBdr>
                    </w:div>
                    <w:div w:id="502208191">
                      <w:marLeft w:val="780"/>
                      <w:marRight w:val="0"/>
                      <w:marTop w:val="0"/>
                      <w:marBottom w:val="0"/>
                      <w:divBdr>
                        <w:top w:val="none" w:sz="0" w:space="0" w:color="auto"/>
                        <w:left w:val="none" w:sz="0" w:space="0" w:color="auto"/>
                        <w:bottom w:val="none" w:sz="0" w:space="0" w:color="auto"/>
                        <w:right w:val="none" w:sz="0" w:space="0" w:color="auto"/>
                      </w:divBdr>
                    </w:div>
                    <w:div w:id="923489975">
                      <w:marLeft w:val="780"/>
                      <w:marRight w:val="0"/>
                      <w:marTop w:val="0"/>
                      <w:marBottom w:val="0"/>
                      <w:divBdr>
                        <w:top w:val="none" w:sz="0" w:space="0" w:color="auto"/>
                        <w:left w:val="none" w:sz="0" w:space="0" w:color="auto"/>
                        <w:bottom w:val="none" w:sz="0" w:space="0" w:color="auto"/>
                        <w:right w:val="none" w:sz="0" w:space="0" w:color="auto"/>
                      </w:divBdr>
                    </w:div>
                  </w:divsChild>
                </w:div>
                <w:div w:id="1502239295">
                  <w:marLeft w:val="0"/>
                  <w:marRight w:val="0"/>
                  <w:marTop w:val="0"/>
                  <w:marBottom w:val="0"/>
                  <w:divBdr>
                    <w:top w:val="none" w:sz="0" w:space="0" w:color="auto"/>
                    <w:left w:val="none" w:sz="0" w:space="0" w:color="auto"/>
                    <w:bottom w:val="none" w:sz="0" w:space="0" w:color="auto"/>
                    <w:right w:val="none" w:sz="0" w:space="0" w:color="auto"/>
                  </w:divBdr>
                </w:div>
                <w:div w:id="953294271">
                  <w:marLeft w:val="0"/>
                  <w:marRight w:val="0"/>
                  <w:marTop w:val="0"/>
                  <w:marBottom w:val="0"/>
                  <w:divBdr>
                    <w:top w:val="none" w:sz="0" w:space="0" w:color="auto"/>
                    <w:left w:val="none" w:sz="0" w:space="0" w:color="auto"/>
                    <w:bottom w:val="none" w:sz="0" w:space="0" w:color="auto"/>
                    <w:right w:val="none" w:sz="0" w:space="0" w:color="auto"/>
                  </w:divBdr>
                </w:div>
                <w:div w:id="1066337704">
                  <w:marLeft w:val="0"/>
                  <w:marRight w:val="0"/>
                  <w:marTop w:val="0"/>
                  <w:marBottom w:val="0"/>
                  <w:divBdr>
                    <w:top w:val="none" w:sz="0" w:space="0" w:color="auto"/>
                    <w:left w:val="none" w:sz="0" w:space="0" w:color="auto"/>
                    <w:bottom w:val="none" w:sz="0" w:space="0" w:color="auto"/>
                    <w:right w:val="none" w:sz="0" w:space="0" w:color="auto"/>
                  </w:divBdr>
                </w:div>
                <w:div w:id="385488875">
                  <w:marLeft w:val="0"/>
                  <w:marRight w:val="0"/>
                  <w:marTop w:val="0"/>
                  <w:marBottom w:val="0"/>
                  <w:divBdr>
                    <w:top w:val="none" w:sz="0" w:space="0" w:color="auto"/>
                    <w:left w:val="none" w:sz="0" w:space="0" w:color="auto"/>
                    <w:bottom w:val="none" w:sz="0" w:space="0" w:color="auto"/>
                    <w:right w:val="none" w:sz="0" w:space="0" w:color="auto"/>
                  </w:divBdr>
                </w:div>
                <w:div w:id="466243651">
                  <w:marLeft w:val="0"/>
                  <w:marRight w:val="0"/>
                  <w:marTop w:val="0"/>
                  <w:marBottom w:val="0"/>
                  <w:divBdr>
                    <w:top w:val="none" w:sz="0" w:space="0" w:color="auto"/>
                    <w:left w:val="none" w:sz="0" w:space="0" w:color="auto"/>
                    <w:bottom w:val="none" w:sz="0" w:space="0" w:color="auto"/>
                    <w:right w:val="none" w:sz="0" w:space="0" w:color="auto"/>
                  </w:divBdr>
                </w:div>
                <w:div w:id="833766712">
                  <w:marLeft w:val="0"/>
                  <w:marRight w:val="0"/>
                  <w:marTop w:val="0"/>
                  <w:marBottom w:val="0"/>
                  <w:divBdr>
                    <w:top w:val="none" w:sz="0" w:space="0" w:color="auto"/>
                    <w:left w:val="none" w:sz="0" w:space="0" w:color="auto"/>
                    <w:bottom w:val="none" w:sz="0" w:space="0" w:color="auto"/>
                    <w:right w:val="none" w:sz="0" w:space="0" w:color="auto"/>
                  </w:divBdr>
                </w:div>
                <w:div w:id="15885242">
                  <w:marLeft w:val="0"/>
                  <w:marRight w:val="0"/>
                  <w:marTop w:val="0"/>
                  <w:marBottom w:val="0"/>
                  <w:divBdr>
                    <w:top w:val="none" w:sz="0" w:space="0" w:color="auto"/>
                    <w:left w:val="none" w:sz="0" w:space="0" w:color="auto"/>
                    <w:bottom w:val="none" w:sz="0" w:space="0" w:color="auto"/>
                    <w:right w:val="none" w:sz="0" w:space="0" w:color="auto"/>
                  </w:divBdr>
                </w:div>
                <w:div w:id="1221477548">
                  <w:marLeft w:val="0"/>
                  <w:marRight w:val="0"/>
                  <w:marTop w:val="0"/>
                  <w:marBottom w:val="0"/>
                  <w:divBdr>
                    <w:top w:val="none" w:sz="0" w:space="0" w:color="auto"/>
                    <w:left w:val="none" w:sz="0" w:space="0" w:color="auto"/>
                    <w:bottom w:val="none" w:sz="0" w:space="0" w:color="auto"/>
                    <w:right w:val="none" w:sz="0" w:space="0" w:color="auto"/>
                  </w:divBdr>
                </w:div>
                <w:div w:id="375860560">
                  <w:marLeft w:val="0"/>
                  <w:marRight w:val="0"/>
                  <w:marTop w:val="0"/>
                  <w:marBottom w:val="0"/>
                  <w:divBdr>
                    <w:top w:val="none" w:sz="0" w:space="0" w:color="auto"/>
                    <w:left w:val="none" w:sz="0" w:space="0" w:color="auto"/>
                    <w:bottom w:val="none" w:sz="0" w:space="0" w:color="auto"/>
                    <w:right w:val="none" w:sz="0" w:space="0" w:color="auto"/>
                  </w:divBdr>
                </w:div>
                <w:div w:id="2080594381">
                  <w:marLeft w:val="0"/>
                  <w:marRight w:val="0"/>
                  <w:marTop w:val="0"/>
                  <w:marBottom w:val="0"/>
                  <w:divBdr>
                    <w:top w:val="none" w:sz="0" w:space="0" w:color="auto"/>
                    <w:left w:val="none" w:sz="0" w:space="0" w:color="auto"/>
                    <w:bottom w:val="none" w:sz="0" w:space="0" w:color="auto"/>
                    <w:right w:val="none" w:sz="0" w:space="0" w:color="auto"/>
                  </w:divBdr>
                </w:div>
                <w:div w:id="652298386">
                  <w:marLeft w:val="0"/>
                  <w:marRight w:val="0"/>
                  <w:marTop w:val="0"/>
                  <w:marBottom w:val="0"/>
                  <w:divBdr>
                    <w:top w:val="none" w:sz="0" w:space="0" w:color="auto"/>
                    <w:left w:val="none" w:sz="0" w:space="0" w:color="auto"/>
                    <w:bottom w:val="none" w:sz="0" w:space="0" w:color="auto"/>
                    <w:right w:val="none" w:sz="0" w:space="0" w:color="auto"/>
                  </w:divBdr>
                  <w:divsChild>
                    <w:div w:id="983434681">
                      <w:marLeft w:val="360"/>
                      <w:marRight w:val="0"/>
                      <w:marTop w:val="0"/>
                      <w:marBottom w:val="0"/>
                      <w:divBdr>
                        <w:top w:val="none" w:sz="0" w:space="0" w:color="auto"/>
                        <w:left w:val="none" w:sz="0" w:space="0" w:color="auto"/>
                        <w:bottom w:val="none" w:sz="0" w:space="0" w:color="auto"/>
                        <w:right w:val="none" w:sz="0" w:space="0" w:color="auto"/>
                      </w:divBdr>
                    </w:div>
                    <w:div w:id="532157399">
                      <w:marLeft w:val="360"/>
                      <w:marRight w:val="0"/>
                      <w:marTop w:val="0"/>
                      <w:marBottom w:val="0"/>
                      <w:divBdr>
                        <w:top w:val="none" w:sz="0" w:space="0" w:color="auto"/>
                        <w:left w:val="none" w:sz="0" w:space="0" w:color="auto"/>
                        <w:bottom w:val="none" w:sz="0" w:space="0" w:color="auto"/>
                        <w:right w:val="none" w:sz="0" w:space="0" w:color="auto"/>
                      </w:divBdr>
                    </w:div>
                    <w:div w:id="494341480">
                      <w:marLeft w:val="360"/>
                      <w:marRight w:val="0"/>
                      <w:marTop w:val="0"/>
                      <w:marBottom w:val="0"/>
                      <w:divBdr>
                        <w:top w:val="none" w:sz="0" w:space="0" w:color="auto"/>
                        <w:left w:val="none" w:sz="0" w:space="0" w:color="auto"/>
                        <w:bottom w:val="none" w:sz="0" w:space="0" w:color="auto"/>
                        <w:right w:val="none" w:sz="0" w:space="0" w:color="auto"/>
                      </w:divBdr>
                    </w:div>
                    <w:div w:id="1545825568">
                      <w:marLeft w:val="360"/>
                      <w:marRight w:val="0"/>
                      <w:marTop w:val="0"/>
                      <w:marBottom w:val="0"/>
                      <w:divBdr>
                        <w:top w:val="none" w:sz="0" w:space="0" w:color="auto"/>
                        <w:left w:val="none" w:sz="0" w:space="0" w:color="auto"/>
                        <w:bottom w:val="none" w:sz="0" w:space="0" w:color="auto"/>
                        <w:right w:val="none" w:sz="0" w:space="0" w:color="auto"/>
                      </w:divBdr>
                    </w:div>
                    <w:div w:id="272325132">
                      <w:marLeft w:val="360"/>
                      <w:marRight w:val="0"/>
                      <w:marTop w:val="0"/>
                      <w:marBottom w:val="0"/>
                      <w:divBdr>
                        <w:top w:val="none" w:sz="0" w:space="0" w:color="auto"/>
                        <w:left w:val="none" w:sz="0" w:space="0" w:color="auto"/>
                        <w:bottom w:val="none" w:sz="0" w:space="0" w:color="auto"/>
                        <w:right w:val="none" w:sz="0" w:space="0" w:color="auto"/>
                      </w:divBdr>
                    </w:div>
                    <w:div w:id="287930290">
                      <w:marLeft w:val="360"/>
                      <w:marRight w:val="0"/>
                      <w:marTop w:val="0"/>
                      <w:marBottom w:val="0"/>
                      <w:divBdr>
                        <w:top w:val="none" w:sz="0" w:space="0" w:color="auto"/>
                        <w:left w:val="none" w:sz="0" w:space="0" w:color="auto"/>
                        <w:bottom w:val="none" w:sz="0" w:space="0" w:color="auto"/>
                        <w:right w:val="none" w:sz="0" w:space="0" w:color="auto"/>
                      </w:divBdr>
                    </w:div>
                    <w:div w:id="403532478">
                      <w:marLeft w:val="360"/>
                      <w:marRight w:val="0"/>
                      <w:marTop w:val="0"/>
                      <w:marBottom w:val="0"/>
                      <w:divBdr>
                        <w:top w:val="none" w:sz="0" w:space="0" w:color="auto"/>
                        <w:left w:val="none" w:sz="0" w:space="0" w:color="auto"/>
                        <w:bottom w:val="none" w:sz="0" w:space="0" w:color="auto"/>
                        <w:right w:val="none" w:sz="0" w:space="0" w:color="auto"/>
                      </w:divBdr>
                    </w:div>
                  </w:divsChild>
                </w:div>
                <w:div w:id="744642572">
                  <w:marLeft w:val="0"/>
                  <w:marRight w:val="0"/>
                  <w:marTop w:val="0"/>
                  <w:marBottom w:val="0"/>
                  <w:divBdr>
                    <w:top w:val="none" w:sz="0" w:space="0" w:color="auto"/>
                    <w:left w:val="none" w:sz="0" w:space="0" w:color="auto"/>
                    <w:bottom w:val="none" w:sz="0" w:space="0" w:color="auto"/>
                    <w:right w:val="none" w:sz="0" w:space="0" w:color="auto"/>
                  </w:divBdr>
                </w:div>
                <w:div w:id="1547375652">
                  <w:marLeft w:val="0"/>
                  <w:marRight w:val="0"/>
                  <w:marTop w:val="0"/>
                  <w:marBottom w:val="0"/>
                  <w:divBdr>
                    <w:top w:val="none" w:sz="0" w:space="0" w:color="auto"/>
                    <w:left w:val="none" w:sz="0" w:space="0" w:color="auto"/>
                    <w:bottom w:val="none" w:sz="0" w:space="0" w:color="auto"/>
                    <w:right w:val="none" w:sz="0" w:space="0" w:color="auto"/>
                  </w:divBdr>
                </w:div>
                <w:div w:id="682245255">
                  <w:marLeft w:val="0"/>
                  <w:marRight w:val="0"/>
                  <w:marTop w:val="0"/>
                  <w:marBottom w:val="0"/>
                  <w:divBdr>
                    <w:top w:val="none" w:sz="0" w:space="0" w:color="auto"/>
                    <w:left w:val="none" w:sz="0" w:space="0" w:color="auto"/>
                    <w:bottom w:val="none" w:sz="0" w:space="0" w:color="auto"/>
                    <w:right w:val="none" w:sz="0" w:space="0" w:color="auto"/>
                  </w:divBdr>
                </w:div>
                <w:div w:id="1412043494">
                  <w:marLeft w:val="0"/>
                  <w:marRight w:val="0"/>
                  <w:marTop w:val="0"/>
                  <w:marBottom w:val="0"/>
                  <w:divBdr>
                    <w:top w:val="none" w:sz="0" w:space="0" w:color="auto"/>
                    <w:left w:val="none" w:sz="0" w:space="0" w:color="auto"/>
                    <w:bottom w:val="none" w:sz="0" w:space="0" w:color="auto"/>
                    <w:right w:val="none" w:sz="0" w:space="0" w:color="auto"/>
                  </w:divBdr>
                </w:div>
                <w:div w:id="898395032">
                  <w:marLeft w:val="720"/>
                  <w:marRight w:val="0"/>
                  <w:marTop w:val="0"/>
                  <w:marBottom w:val="0"/>
                  <w:divBdr>
                    <w:top w:val="none" w:sz="0" w:space="0" w:color="auto"/>
                    <w:left w:val="none" w:sz="0" w:space="0" w:color="auto"/>
                    <w:bottom w:val="none" w:sz="0" w:space="0" w:color="auto"/>
                    <w:right w:val="none" w:sz="0" w:space="0" w:color="auto"/>
                  </w:divBdr>
                </w:div>
                <w:div w:id="1982729893">
                  <w:marLeft w:val="720"/>
                  <w:marRight w:val="0"/>
                  <w:marTop w:val="0"/>
                  <w:marBottom w:val="0"/>
                  <w:divBdr>
                    <w:top w:val="none" w:sz="0" w:space="0" w:color="auto"/>
                    <w:left w:val="none" w:sz="0" w:space="0" w:color="auto"/>
                    <w:bottom w:val="none" w:sz="0" w:space="0" w:color="auto"/>
                    <w:right w:val="none" w:sz="0" w:space="0" w:color="auto"/>
                  </w:divBdr>
                </w:div>
                <w:div w:id="196891225">
                  <w:marLeft w:val="720"/>
                  <w:marRight w:val="0"/>
                  <w:marTop w:val="0"/>
                  <w:marBottom w:val="0"/>
                  <w:divBdr>
                    <w:top w:val="none" w:sz="0" w:space="0" w:color="auto"/>
                    <w:left w:val="none" w:sz="0" w:space="0" w:color="auto"/>
                    <w:bottom w:val="none" w:sz="0" w:space="0" w:color="auto"/>
                    <w:right w:val="none" w:sz="0" w:space="0" w:color="auto"/>
                  </w:divBdr>
                </w:div>
                <w:div w:id="348525801">
                  <w:marLeft w:val="720"/>
                  <w:marRight w:val="0"/>
                  <w:marTop w:val="0"/>
                  <w:marBottom w:val="0"/>
                  <w:divBdr>
                    <w:top w:val="none" w:sz="0" w:space="0" w:color="auto"/>
                    <w:left w:val="none" w:sz="0" w:space="0" w:color="auto"/>
                    <w:bottom w:val="none" w:sz="0" w:space="0" w:color="auto"/>
                    <w:right w:val="none" w:sz="0" w:space="0" w:color="auto"/>
                  </w:divBdr>
                </w:div>
                <w:div w:id="1466921884">
                  <w:marLeft w:val="720"/>
                  <w:marRight w:val="0"/>
                  <w:marTop w:val="0"/>
                  <w:marBottom w:val="0"/>
                  <w:divBdr>
                    <w:top w:val="none" w:sz="0" w:space="0" w:color="auto"/>
                    <w:left w:val="none" w:sz="0" w:space="0" w:color="auto"/>
                    <w:bottom w:val="none" w:sz="0" w:space="0" w:color="auto"/>
                    <w:right w:val="none" w:sz="0" w:space="0" w:color="auto"/>
                  </w:divBdr>
                </w:div>
                <w:div w:id="1417047199">
                  <w:marLeft w:val="720"/>
                  <w:marRight w:val="0"/>
                  <w:marTop w:val="0"/>
                  <w:marBottom w:val="0"/>
                  <w:divBdr>
                    <w:top w:val="none" w:sz="0" w:space="0" w:color="auto"/>
                    <w:left w:val="none" w:sz="0" w:space="0" w:color="auto"/>
                    <w:bottom w:val="none" w:sz="0" w:space="0" w:color="auto"/>
                    <w:right w:val="none" w:sz="0" w:space="0" w:color="auto"/>
                  </w:divBdr>
                </w:div>
                <w:div w:id="760183708">
                  <w:marLeft w:val="720"/>
                  <w:marRight w:val="0"/>
                  <w:marTop w:val="0"/>
                  <w:marBottom w:val="0"/>
                  <w:divBdr>
                    <w:top w:val="none" w:sz="0" w:space="0" w:color="auto"/>
                    <w:left w:val="none" w:sz="0" w:space="0" w:color="auto"/>
                    <w:bottom w:val="none" w:sz="0" w:space="0" w:color="auto"/>
                    <w:right w:val="none" w:sz="0" w:space="0" w:color="auto"/>
                  </w:divBdr>
                </w:div>
                <w:div w:id="1106777591">
                  <w:marLeft w:val="720"/>
                  <w:marRight w:val="0"/>
                  <w:marTop w:val="0"/>
                  <w:marBottom w:val="0"/>
                  <w:divBdr>
                    <w:top w:val="none" w:sz="0" w:space="0" w:color="auto"/>
                    <w:left w:val="none" w:sz="0" w:space="0" w:color="auto"/>
                    <w:bottom w:val="none" w:sz="0" w:space="0" w:color="auto"/>
                    <w:right w:val="none" w:sz="0" w:space="0" w:color="auto"/>
                  </w:divBdr>
                </w:div>
                <w:div w:id="705058781">
                  <w:marLeft w:val="720"/>
                  <w:marRight w:val="0"/>
                  <w:marTop w:val="0"/>
                  <w:marBottom w:val="0"/>
                  <w:divBdr>
                    <w:top w:val="none" w:sz="0" w:space="0" w:color="auto"/>
                    <w:left w:val="none" w:sz="0" w:space="0" w:color="auto"/>
                    <w:bottom w:val="none" w:sz="0" w:space="0" w:color="auto"/>
                    <w:right w:val="none" w:sz="0" w:space="0" w:color="auto"/>
                  </w:divBdr>
                </w:div>
                <w:div w:id="1444619467">
                  <w:marLeft w:val="720"/>
                  <w:marRight w:val="0"/>
                  <w:marTop w:val="0"/>
                  <w:marBottom w:val="0"/>
                  <w:divBdr>
                    <w:top w:val="none" w:sz="0" w:space="0" w:color="auto"/>
                    <w:left w:val="none" w:sz="0" w:space="0" w:color="auto"/>
                    <w:bottom w:val="none" w:sz="0" w:space="0" w:color="auto"/>
                    <w:right w:val="none" w:sz="0" w:space="0" w:color="auto"/>
                  </w:divBdr>
                </w:div>
                <w:div w:id="14158194">
                  <w:marLeft w:val="720"/>
                  <w:marRight w:val="0"/>
                  <w:marTop w:val="0"/>
                  <w:marBottom w:val="0"/>
                  <w:divBdr>
                    <w:top w:val="none" w:sz="0" w:space="0" w:color="auto"/>
                    <w:left w:val="none" w:sz="0" w:space="0" w:color="auto"/>
                    <w:bottom w:val="none" w:sz="0" w:space="0" w:color="auto"/>
                    <w:right w:val="none" w:sz="0" w:space="0" w:color="auto"/>
                  </w:divBdr>
                </w:div>
                <w:div w:id="371459360">
                  <w:marLeft w:val="720"/>
                  <w:marRight w:val="0"/>
                  <w:marTop w:val="0"/>
                  <w:marBottom w:val="0"/>
                  <w:divBdr>
                    <w:top w:val="none" w:sz="0" w:space="0" w:color="auto"/>
                    <w:left w:val="none" w:sz="0" w:space="0" w:color="auto"/>
                    <w:bottom w:val="none" w:sz="0" w:space="0" w:color="auto"/>
                    <w:right w:val="none" w:sz="0" w:space="0" w:color="auto"/>
                  </w:divBdr>
                </w:div>
                <w:div w:id="1653870203">
                  <w:marLeft w:val="720"/>
                  <w:marRight w:val="0"/>
                  <w:marTop w:val="0"/>
                  <w:marBottom w:val="0"/>
                  <w:divBdr>
                    <w:top w:val="none" w:sz="0" w:space="0" w:color="auto"/>
                    <w:left w:val="none" w:sz="0" w:space="0" w:color="auto"/>
                    <w:bottom w:val="none" w:sz="0" w:space="0" w:color="auto"/>
                    <w:right w:val="none" w:sz="0" w:space="0" w:color="auto"/>
                  </w:divBdr>
                </w:div>
                <w:div w:id="1011221207">
                  <w:marLeft w:val="720"/>
                  <w:marRight w:val="0"/>
                  <w:marTop w:val="0"/>
                  <w:marBottom w:val="0"/>
                  <w:divBdr>
                    <w:top w:val="none" w:sz="0" w:space="0" w:color="auto"/>
                    <w:left w:val="none" w:sz="0" w:space="0" w:color="auto"/>
                    <w:bottom w:val="none" w:sz="0" w:space="0" w:color="auto"/>
                    <w:right w:val="none" w:sz="0" w:space="0" w:color="auto"/>
                  </w:divBdr>
                </w:div>
                <w:div w:id="1653757082">
                  <w:marLeft w:val="720"/>
                  <w:marRight w:val="0"/>
                  <w:marTop w:val="0"/>
                  <w:marBottom w:val="0"/>
                  <w:divBdr>
                    <w:top w:val="none" w:sz="0" w:space="0" w:color="auto"/>
                    <w:left w:val="none" w:sz="0" w:space="0" w:color="auto"/>
                    <w:bottom w:val="none" w:sz="0" w:space="0" w:color="auto"/>
                    <w:right w:val="none" w:sz="0" w:space="0" w:color="auto"/>
                  </w:divBdr>
                </w:div>
                <w:div w:id="339046973">
                  <w:marLeft w:val="720"/>
                  <w:marRight w:val="0"/>
                  <w:marTop w:val="0"/>
                  <w:marBottom w:val="0"/>
                  <w:divBdr>
                    <w:top w:val="none" w:sz="0" w:space="0" w:color="auto"/>
                    <w:left w:val="none" w:sz="0" w:space="0" w:color="auto"/>
                    <w:bottom w:val="none" w:sz="0" w:space="0" w:color="auto"/>
                    <w:right w:val="none" w:sz="0" w:space="0" w:color="auto"/>
                  </w:divBdr>
                </w:div>
                <w:div w:id="1990203868">
                  <w:marLeft w:val="720"/>
                  <w:marRight w:val="0"/>
                  <w:marTop w:val="0"/>
                  <w:marBottom w:val="0"/>
                  <w:divBdr>
                    <w:top w:val="none" w:sz="0" w:space="0" w:color="auto"/>
                    <w:left w:val="none" w:sz="0" w:space="0" w:color="auto"/>
                    <w:bottom w:val="none" w:sz="0" w:space="0" w:color="auto"/>
                    <w:right w:val="none" w:sz="0" w:space="0" w:color="auto"/>
                  </w:divBdr>
                </w:div>
                <w:div w:id="273244290">
                  <w:marLeft w:val="720"/>
                  <w:marRight w:val="0"/>
                  <w:marTop w:val="0"/>
                  <w:marBottom w:val="0"/>
                  <w:divBdr>
                    <w:top w:val="none" w:sz="0" w:space="0" w:color="auto"/>
                    <w:left w:val="none" w:sz="0" w:space="0" w:color="auto"/>
                    <w:bottom w:val="none" w:sz="0" w:space="0" w:color="auto"/>
                    <w:right w:val="none" w:sz="0" w:space="0" w:color="auto"/>
                  </w:divBdr>
                </w:div>
                <w:div w:id="151063225">
                  <w:marLeft w:val="720"/>
                  <w:marRight w:val="0"/>
                  <w:marTop w:val="0"/>
                  <w:marBottom w:val="0"/>
                  <w:divBdr>
                    <w:top w:val="none" w:sz="0" w:space="0" w:color="auto"/>
                    <w:left w:val="none" w:sz="0" w:space="0" w:color="auto"/>
                    <w:bottom w:val="none" w:sz="0" w:space="0" w:color="auto"/>
                    <w:right w:val="none" w:sz="0" w:space="0" w:color="auto"/>
                  </w:divBdr>
                </w:div>
                <w:div w:id="1541819626">
                  <w:marLeft w:val="720"/>
                  <w:marRight w:val="0"/>
                  <w:marTop w:val="0"/>
                  <w:marBottom w:val="0"/>
                  <w:divBdr>
                    <w:top w:val="none" w:sz="0" w:space="0" w:color="auto"/>
                    <w:left w:val="none" w:sz="0" w:space="0" w:color="auto"/>
                    <w:bottom w:val="none" w:sz="0" w:space="0" w:color="auto"/>
                    <w:right w:val="none" w:sz="0" w:space="0" w:color="auto"/>
                  </w:divBdr>
                </w:div>
                <w:div w:id="1045103216">
                  <w:marLeft w:val="720"/>
                  <w:marRight w:val="0"/>
                  <w:marTop w:val="0"/>
                  <w:marBottom w:val="0"/>
                  <w:divBdr>
                    <w:top w:val="none" w:sz="0" w:space="0" w:color="auto"/>
                    <w:left w:val="none" w:sz="0" w:space="0" w:color="auto"/>
                    <w:bottom w:val="none" w:sz="0" w:space="0" w:color="auto"/>
                    <w:right w:val="none" w:sz="0" w:space="0" w:color="auto"/>
                  </w:divBdr>
                </w:div>
                <w:div w:id="241640960">
                  <w:marLeft w:val="720"/>
                  <w:marRight w:val="0"/>
                  <w:marTop w:val="0"/>
                  <w:marBottom w:val="0"/>
                  <w:divBdr>
                    <w:top w:val="none" w:sz="0" w:space="0" w:color="auto"/>
                    <w:left w:val="none" w:sz="0" w:space="0" w:color="auto"/>
                    <w:bottom w:val="none" w:sz="0" w:space="0" w:color="auto"/>
                    <w:right w:val="none" w:sz="0" w:space="0" w:color="auto"/>
                  </w:divBdr>
                </w:div>
                <w:div w:id="1760249965">
                  <w:marLeft w:val="720"/>
                  <w:marRight w:val="0"/>
                  <w:marTop w:val="0"/>
                  <w:marBottom w:val="0"/>
                  <w:divBdr>
                    <w:top w:val="none" w:sz="0" w:space="0" w:color="auto"/>
                    <w:left w:val="none" w:sz="0" w:space="0" w:color="auto"/>
                    <w:bottom w:val="none" w:sz="0" w:space="0" w:color="auto"/>
                    <w:right w:val="none" w:sz="0" w:space="0" w:color="auto"/>
                  </w:divBdr>
                </w:div>
                <w:div w:id="398677124">
                  <w:marLeft w:val="1440"/>
                  <w:marRight w:val="0"/>
                  <w:marTop w:val="0"/>
                  <w:marBottom w:val="0"/>
                  <w:divBdr>
                    <w:top w:val="none" w:sz="0" w:space="0" w:color="auto"/>
                    <w:left w:val="none" w:sz="0" w:space="0" w:color="auto"/>
                    <w:bottom w:val="none" w:sz="0" w:space="0" w:color="auto"/>
                    <w:right w:val="none" w:sz="0" w:space="0" w:color="auto"/>
                  </w:divBdr>
                </w:div>
                <w:div w:id="1870295701">
                  <w:marLeft w:val="1440"/>
                  <w:marRight w:val="0"/>
                  <w:marTop w:val="0"/>
                  <w:marBottom w:val="0"/>
                  <w:divBdr>
                    <w:top w:val="none" w:sz="0" w:space="0" w:color="auto"/>
                    <w:left w:val="none" w:sz="0" w:space="0" w:color="auto"/>
                    <w:bottom w:val="none" w:sz="0" w:space="0" w:color="auto"/>
                    <w:right w:val="none" w:sz="0" w:space="0" w:color="auto"/>
                  </w:divBdr>
                </w:div>
                <w:div w:id="1798641858">
                  <w:marLeft w:val="1440"/>
                  <w:marRight w:val="0"/>
                  <w:marTop w:val="0"/>
                  <w:marBottom w:val="0"/>
                  <w:divBdr>
                    <w:top w:val="none" w:sz="0" w:space="0" w:color="auto"/>
                    <w:left w:val="none" w:sz="0" w:space="0" w:color="auto"/>
                    <w:bottom w:val="none" w:sz="0" w:space="0" w:color="auto"/>
                    <w:right w:val="none" w:sz="0" w:space="0" w:color="auto"/>
                  </w:divBdr>
                </w:div>
                <w:div w:id="1767533839">
                  <w:marLeft w:val="1440"/>
                  <w:marRight w:val="0"/>
                  <w:marTop w:val="0"/>
                  <w:marBottom w:val="0"/>
                  <w:divBdr>
                    <w:top w:val="none" w:sz="0" w:space="0" w:color="auto"/>
                    <w:left w:val="none" w:sz="0" w:space="0" w:color="auto"/>
                    <w:bottom w:val="none" w:sz="0" w:space="0" w:color="auto"/>
                    <w:right w:val="none" w:sz="0" w:space="0" w:color="auto"/>
                  </w:divBdr>
                </w:div>
                <w:div w:id="234172164">
                  <w:marLeft w:val="1440"/>
                  <w:marRight w:val="0"/>
                  <w:marTop w:val="0"/>
                  <w:marBottom w:val="0"/>
                  <w:divBdr>
                    <w:top w:val="none" w:sz="0" w:space="0" w:color="auto"/>
                    <w:left w:val="none" w:sz="0" w:space="0" w:color="auto"/>
                    <w:bottom w:val="none" w:sz="0" w:space="0" w:color="auto"/>
                    <w:right w:val="none" w:sz="0" w:space="0" w:color="auto"/>
                  </w:divBdr>
                </w:div>
                <w:div w:id="928660492">
                  <w:marLeft w:val="1440"/>
                  <w:marRight w:val="0"/>
                  <w:marTop w:val="0"/>
                  <w:marBottom w:val="0"/>
                  <w:divBdr>
                    <w:top w:val="none" w:sz="0" w:space="0" w:color="auto"/>
                    <w:left w:val="none" w:sz="0" w:space="0" w:color="auto"/>
                    <w:bottom w:val="none" w:sz="0" w:space="0" w:color="auto"/>
                    <w:right w:val="none" w:sz="0" w:space="0" w:color="auto"/>
                  </w:divBdr>
                </w:div>
                <w:div w:id="618217508">
                  <w:marLeft w:val="1440"/>
                  <w:marRight w:val="0"/>
                  <w:marTop w:val="0"/>
                  <w:marBottom w:val="0"/>
                  <w:divBdr>
                    <w:top w:val="none" w:sz="0" w:space="0" w:color="auto"/>
                    <w:left w:val="none" w:sz="0" w:space="0" w:color="auto"/>
                    <w:bottom w:val="none" w:sz="0" w:space="0" w:color="auto"/>
                    <w:right w:val="none" w:sz="0" w:space="0" w:color="auto"/>
                  </w:divBdr>
                </w:div>
                <w:div w:id="1202592220">
                  <w:marLeft w:val="1440"/>
                  <w:marRight w:val="0"/>
                  <w:marTop w:val="0"/>
                  <w:marBottom w:val="0"/>
                  <w:divBdr>
                    <w:top w:val="none" w:sz="0" w:space="0" w:color="auto"/>
                    <w:left w:val="none" w:sz="0" w:space="0" w:color="auto"/>
                    <w:bottom w:val="none" w:sz="0" w:space="0" w:color="auto"/>
                    <w:right w:val="none" w:sz="0" w:space="0" w:color="auto"/>
                  </w:divBdr>
                </w:div>
                <w:div w:id="781530095">
                  <w:marLeft w:val="1440"/>
                  <w:marRight w:val="0"/>
                  <w:marTop w:val="0"/>
                  <w:marBottom w:val="0"/>
                  <w:divBdr>
                    <w:top w:val="none" w:sz="0" w:space="0" w:color="auto"/>
                    <w:left w:val="none" w:sz="0" w:space="0" w:color="auto"/>
                    <w:bottom w:val="none" w:sz="0" w:space="0" w:color="auto"/>
                    <w:right w:val="none" w:sz="0" w:space="0" w:color="auto"/>
                  </w:divBdr>
                </w:div>
                <w:div w:id="1727756447">
                  <w:marLeft w:val="1440"/>
                  <w:marRight w:val="0"/>
                  <w:marTop w:val="0"/>
                  <w:marBottom w:val="0"/>
                  <w:divBdr>
                    <w:top w:val="none" w:sz="0" w:space="0" w:color="auto"/>
                    <w:left w:val="none" w:sz="0" w:space="0" w:color="auto"/>
                    <w:bottom w:val="none" w:sz="0" w:space="0" w:color="auto"/>
                    <w:right w:val="none" w:sz="0" w:space="0" w:color="auto"/>
                  </w:divBdr>
                </w:div>
                <w:div w:id="678461030">
                  <w:marLeft w:val="1440"/>
                  <w:marRight w:val="0"/>
                  <w:marTop w:val="0"/>
                  <w:marBottom w:val="0"/>
                  <w:divBdr>
                    <w:top w:val="none" w:sz="0" w:space="0" w:color="auto"/>
                    <w:left w:val="none" w:sz="0" w:space="0" w:color="auto"/>
                    <w:bottom w:val="none" w:sz="0" w:space="0" w:color="auto"/>
                    <w:right w:val="none" w:sz="0" w:space="0" w:color="auto"/>
                  </w:divBdr>
                </w:div>
                <w:div w:id="726493592">
                  <w:marLeft w:val="1440"/>
                  <w:marRight w:val="0"/>
                  <w:marTop w:val="0"/>
                  <w:marBottom w:val="0"/>
                  <w:divBdr>
                    <w:top w:val="none" w:sz="0" w:space="0" w:color="auto"/>
                    <w:left w:val="none" w:sz="0" w:space="0" w:color="auto"/>
                    <w:bottom w:val="none" w:sz="0" w:space="0" w:color="auto"/>
                    <w:right w:val="none" w:sz="0" w:space="0" w:color="auto"/>
                  </w:divBdr>
                </w:div>
                <w:div w:id="53504549">
                  <w:marLeft w:val="1440"/>
                  <w:marRight w:val="0"/>
                  <w:marTop w:val="0"/>
                  <w:marBottom w:val="0"/>
                  <w:divBdr>
                    <w:top w:val="none" w:sz="0" w:space="0" w:color="auto"/>
                    <w:left w:val="none" w:sz="0" w:space="0" w:color="auto"/>
                    <w:bottom w:val="none" w:sz="0" w:space="0" w:color="auto"/>
                    <w:right w:val="none" w:sz="0" w:space="0" w:color="auto"/>
                  </w:divBdr>
                </w:div>
                <w:div w:id="1067653703">
                  <w:marLeft w:val="1440"/>
                  <w:marRight w:val="0"/>
                  <w:marTop w:val="0"/>
                  <w:marBottom w:val="0"/>
                  <w:divBdr>
                    <w:top w:val="none" w:sz="0" w:space="0" w:color="auto"/>
                    <w:left w:val="none" w:sz="0" w:space="0" w:color="auto"/>
                    <w:bottom w:val="none" w:sz="0" w:space="0" w:color="auto"/>
                    <w:right w:val="none" w:sz="0" w:space="0" w:color="auto"/>
                  </w:divBdr>
                </w:div>
                <w:div w:id="459342007">
                  <w:marLeft w:val="1440"/>
                  <w:marRight w:val="0"/>
                  <w:marTop w:val="0"/>
                  <w:marBottom w:val="0"/>
                  <w:divBdr>
                    <w:top w:val="none" w:sz="0" w:space="0" w:color="auto"/>
                    <w:left w:val="none" w:sz="0" w:space="0" w:color="auto"/>
                    <w:bottom w:val="none" w:sz="0" w:space="0" w:color="auto"/>
                    <w:right w:val="none" w:sz="0" w:space="0" w:color="auto"/>
                  </w:divBdr>
                </w:div>
                <w:div w:id="2018313970">
                  <w:marLeft w:val="1440"/>
                  <w:marRight w:val="0"/>
                  <w:marTop w:val="0"/>
                  <w:marBottom w:val="0"/>
                  <w:divBdr>
                    <w:top w:val="none" w:sz="0" w:space="0" w:color="auto"/>
                    <w:left w:val="none" w:sz="0" w:space="0" w:color="auto"/>
                    <w:bottom w:val="none" w:sz="0" w:space="0" w:color="auto"/>
                    <w:right w:val="none" w:sz="0" w:space="0" w:color="auto"/>
                  </w:divBdr>
                </w:div>
                <w:div w:id="180706153">
                  <w:marLeft w:val="1440"/>
                  <w:marRight w:val="0"/>
                  <w:marTop w:val="0"/>
                  <w:marBottom w:val="0"/>
                  <w:divBdr>
                    <w:top w:val="none" w:sz="0" w:space="0" w:color="auto"/>
                    <w:left w:val="none" w:sz="0" w:space="0" w:color="auto"/>
                    <w:bottom w:val="none" w:sz="0" w:space="0" w:color="auto"/>
                    <w:right w:val="none" w:sz="0" w:space="0" w:color="auto"/>
                  </w:divBdr>
                </w:div>
                <w:div w:id="1718889263">
                  <w:marLeft w:val="1440"/>
                  <w:marRight w:val="0"/>
                  <w:marTop w:val="0"/>
                  <w:marBottom w:val="0"/>
                  <w:divBdr>
                    <w:top w:val="none" w:sz="0" w:space="0" w:color="auto"/>
                    <w:left w:val="none" w:sz="0" w:space="0" w:color="auto"/>
                    <w:bottom w:val="none" w:sz="0" w:space="0" w:color="auto"/>
                    <w:right w:val="none" w:sz="0" w:space="0" w:color="auto"/>
                  </w:divBdr>
                </w:div>
                <w:div w:id="843007654">
                  <w:marLeft w:val="1440"/>
                  <w:marRight w:val="0"/>
                  <w:marTop w:val="0"/>
                  <w:marBottom w:val="0"/>
                  <w:divBdr>
                    <w:top w:val="none" w:sz="0" w:space="0" w:color="auto"/>
                    <w:left w:val="none" w:sz="0" w:space="0" w:color="auto"/>
                    <w:bottom w:val="none" w:sz="0" w:space="0" w:color="auto"/>
                    <w:right w:val="none" w:sz="0" w:space="0" w:color="auto"/>
                  </w:divBdr>
                </w:div>
                <w:div w:id="1507788359">
                  <w:marLeft w:val="1440"/>
                  <w:marRight w:val="0"/>
                  <w:marTop w:val="0"/>
                  <w:marBottom w:val="0"/>
                  <w:divBdr>
                    <w:top w:val="none" w:sz="0" w:space="0" w:color="auto"/>
                    <w:left w:val="none" w:sz="0" w:space="0" w:color="auto"/>
                    <w:bottom w:val="none" w:sz="0" w:space="0" w:color="auto"/>
                    <w:right w:val="none" w:sz="0" w:space="0" w:color="auto"/>
                  </w:divBdr>
                </w:div>
                <w:div w:id="1352419333">
                  <w:marLeft w:val="1440"/>
                  <w:marRight w:val="0"/>
                  <w:marTop w:val="0"/>
                  <w:marBottom w:val="0"/>
                  <w:divBdr>
                    <w:top w:val="none" w:sz="0" w:space="0" w:color="auto"/>
                    <w:left w:val="none" w:sz="0" w:space="0" w:color="auto"/>
                    <w:bottom w:val="none" w:sz="0" w:space="0" w:color="auto"/>
                    <w:right w:val="none" w:sz="0" w:space="0" w:color="auto"/>
                  </w:divBdr>
                </w:div>
                <w:div w:id="2127460293">
                  <w:marLeft w:val="1440"/>
                  <w:marRight w:val="0"/>
                  <w:marTop w:val="0"/>
                  <w:marBottom w:val="0"/>
                  <w:divBdr>
                    <w:top w:val="none" w:sz="0" w:space="0" w:color="auto"/>
                    <w:left w:val="none" w:sz="0" w:space="0" w:color="auto"/>
                    <w:bottom w:val="none" w:sz="0" w:space="0" w:color="auto"/>
                    <w:right w:val="none" w:sz="0" w:space="0" w:color="auto"/>
                  </w:divBdr>
                </w:div>
                <w:div w:id="1783962765">
                  <w:marLeft w:val="1440"/>
                  <w:marRight w:val="0"/>
                  <w:marTop w:val="0"/>
                  <w:marBottom w:val="0"/>
                  <w:divBdr>
                    <w:top w:val="none" w:sz="0" w:space="0" w:color="auto"/>
                    <w:left w:val="none" w:sz="0" w:space="0" w:color="auto"/>
                    <w:bottom w:val="none" w:sz="0" w:space="0" w:color="auto"/>
                    <w:right w:val="none" w:sz="0" w:space="0" w:color="auto"/>
                  </w:divBdr>
                </w:div>
                <w:div w:id="1615138910">
                  <w:marLeft w:val="1440"/>
                  <w:marRight w:val="0"/>
                  <w:marTop w:val="0"/>
                  <w:marBottom w:val="0"/>
                  <w:divBdr>
                    <w:top w:val="none" w:sz="0" w:space="0" w:color="auto"/>
                    <w:left w:val="none" w:sz="0" w:space="0" w:color="auto"/>
                    <w:bottom w:val="none" w:sz="0" w:space="0" w:color="auto"/>
                    <w:right w:val="none" w:sz="0" w:space="0" w:color="auto"/>
                  </w:divBdr>
                </w:div>
                <w:div w:id="1846821047">
                  <w:marLeft w:val="1440"/>
                  <w:marRight w:val="0"/>
                  <w:marTop w:val="0"/>
                  <w:marBottom w:val="0"/>
                  <w:divBdr>
                    <w:top w:val="none" w:sz="0" w:space="0" w:color="auto"/>
                    <w:left w:val="none" w:sz="0" w:space="0" w:color="auto"/>
                    <w:bottom w:val="none" w:sz="0" w:space="0" w:color="auto"/>
                    <w:right w:val="none" w:sz="0" w:space="0" w:color="auto"/>
                  </w:divBdr>
                </w:div>
                <w:div w:id="1237015788">
                  <w:marLeft w:val="1440"/>
                  <w:marRight w:val="0"/>
                  <w:marTop w:val="0"/>
                  <w:marBottom w:val="0"/>
                  <w:divBdr>
                    <w:top w:val="none" w:sz="0" w:space="0" w:color="auto"/>
                    <w:left w:val="none" w:sz="0" w:space="0" w:color="auto"/>
                    <w:bottom w:val="none" w:sz="0" w:space="0" w:color="auto"/>
                    <w:right w:val="none" w:sz="0" w:space="0" w:color="auto"/>
                  </w:divBdr>
                </w:div>
                <w:div w:id="1630208846">
                  <w:marLeft w:val="1440"/>
                  <w:marRight w:val="0"/>
                  <w:marTop w:val="0"/>
                  <w:marBottom w:val="0"/>
                  <w:divBdr>
                    <w:top w:val="none" w:sz="0" w:space="0" w:color="auto"/>
                    <w:left w:val="none" w:sz="0" w:space="0" w:color="auto"/>
                    <w:bottom w:val="none" w:sz="0" w:space="0" w:color="auto"/>
                    <w:right w:val="none" w:sz="0" w:space="0" w:color="auto"/>
                  </w:divBdr>
                </w:div>
                <w:div w:id="1355614142">
                  <w:marLeft w:val="1440"/>
                  <w:marRight w:val="0"/>
                  <w:marTop w:val="0"/>
                  <w:marBottom w:val="0"/>
                  <w:divBdr>
                    <w:top w:val="none" w:sz="0" w:space="0" w:color="auto"/>
                    <w:left w:val="none" w:sz="0" w:space="0" w:color="auto"/>
                    <w:bottom w:val="none" w:sz="0" w:space="0" w:color="auto"/>
                    <w:right w:val="none" w:sz="0" w:space="0" w:color="auto"/>
                  </w:divBdr>
                </w:div>
                <w:div w:id="144400452">
                  <w:marLeft w:val="1440"/>
                  <w:marRight w:val="0"/>
                  <w:marTop w:val="0"/>
                  <w:marBottom w:val="0"/>
                  <w:divBdr>
                    <w:top w:val="none" w:sz="0" w:space="0" w:color="auto"/>
                    <w:left w:val="none" w:sz="0" w:space="0" w:color="auto"/>
                    <w:bottom w:val="none" w:sz="0" w:space="0" w:color="auto"/>
                    <w:right w:val="none" w:sz="0" w:space="0" w:color="auto"/>
                  </w:divBdr>
                </w:div>
                <w:div w:id="954408689">
                  <w:marLeft w:val="1440"/>
                  <w:marRight w:val="0"/>
                  <w:marTop w:val="0"/>
                  <w:marBottom w:val="0"/>
                  <w:divBdr>
                    <w:top w:val="none" w:sz="0" w:space="0" w:color="auto"/>
                    <w:left w:val="none" w:sz="0" w:space="0" w:color="auto"/>
                    <w:bottom w:val="none" w:sz="0" w:space="0" w:color="auto"/>
                    <w:right w:val="none" w:sz="0" w:space="0" w:color="auto"/>
                  </w:divBdr>
                </w:div>
                <w:div w:id="621350814">
                  <w:marLeft w:val="1440"/>
                  <w:marRight w:val="0"/>
                  <w:marTop w:val="0"/>
                  <w:marBottom w:val="0"/>
                  <w:divBdr>
                    <w:top w:val="none" w:sz="0" w:space="0" w:color="auto"/>
                    <w:left w:val="none" w:sz="0" w:space="0" w:color="auto"/>
                    <w:bottom w:val="none" w:sz="0" w:space="0" w:color="auto"/>
                    <w:right w:val="none" w:sz="0" w:space="0" w:color="auto"/>
                  </w:divBdr>
                </w:div>
                <w:div w:id="914123573">
                  <w:marLeft w:val="1440"/>
                  <w:marRight w:val="0"/>
                  <w:marTop w:val="0"/>
                  <w:marBottom w:val="0"/>
                  <w:divBdr>
                    <w:top w:val="none" w:sz="0" w:space="0" w:color="auto"/>
                    <w:left w:val="none" w:sz="0" w:space="0" w:color="auto"/>
                    <w:bottom w:val="none" w:sz="0" w:space="0" w:color="auto"/>
                    <w:right w:val="none" w:sz="0" w:space="0" w:color="auto"/>
                  </w:divBdr>
                </w:div>
                <w:div w:id="82840010">
                  <w:marLeft w:val="1440"/>
                  <w:marRight w:val="0"/>
                  <w:marTop w:val="0"/>
                  <w:marBottom w:val="0"/>
                  <w:divBdr>
                    <w:top w:val="none" w:sz="0" w:space="0" w:color="auto"/>
                    <w:left w:val="none" w:sz="0" w:space="0" w:color="auto"/>
                    <w:bottom w:val="none" w:sz="0" w:space="0" w:color="auto"/>
                    <w:right w:val="none" w:sz="0" w:space="0" w:color="auto"/>
                  </w:divBdr>
                </w:div>
                <w:div w:id="529489194">
                  <w:marLeft w:val="1440"/>
                  <w:marRight w:val="0"/>
                  <w:marTop w:val="0"/>
                  <w:marBottom w:val="0"/>
                  <w:divBdr>
                    <w:top w:val="none" w:sz="0" w:space="0" w:color="auto"/>
                    <w:left w:val="none" w:sz="0" w:space="0" w:color="auto"/>
                    <w:bottom w:val="none" w:sz="0" w:space="0" w:color="auto"/>
                    <w:right w:val="none" w:sz="0" w:space="0" w:color="auto"/>
                  </w:divBdr>
                </w:div>
                <w:div w:id="705257374">
                  <w:marLeft w:val="1440"/>
                  <w:marRight w:val="0"/>
                  <w:marTop w:val="0"/>
                  <w:marBottom w:val="0"/>
                  <w:divBdr>
                    <w:top w:val="none" w:sz="0" w:space="0" w:color="auto"/>
                    <w:left w:val="none" w:sz="0" w:space="0" w:color="auto"/>
                    <w:bottom w:val="none" w:sz="0" w:space="0" w:color="auto"/>
                    <w:right w:val="none" w:sz="0" w:space="0" w:color="auto"/>
                  </w:divBdr>
                </w:div>
                <w:div w:id="1731417697">
                  <w:marLeft w:val="1440"/>
                  <w:marRight w:val="0"/>
                  <w:marTop w:val="0"/>
                  <w:marBottom w:val="0"/>
                  <w:divBdr>
                    <w:top w:val="none" w:sz="0" w:space="0" w:color="auto"/>
                    <w:left w:val="none" w:sz="0" w:space="0" w:color="auto"/>
                    <w:bottom w:val="none" w:sz="0" w:space="0" w:color="auto"/>
                    <w:right w:val="none" w:sz="0" w:space="0" w:color="auto"/>
                  </w:divBdr>
                </w:div>
                <w:div w:id="1518036743">
                  <w:marLeft w:val="1440"/>
                  <w:marRight w:val="0"/>
                  <w:marTop w:val="0"/>
                  <w:marBottom w:val="0"/>
                  <w:divBdr>
                    <w:top w:val="none" w:sz="0" w:space="0" w:color="auto"/>
                    <w:left w:val="none" w:sz="0" w:space="0" w:color="auto"/>
                    <w:bottom w:val="none" w:sz="0" w:space="0" w:color="auto"/>
                    <w:right w:val="none" w:sz="0" w:space="0" w:color="auto"/>
                  </w:divBdr>
                </w:div>
                <w:div w:id="508058066">
                  <w:marLeft w:val="1440"/>
                  <w:marRight w:val="0"/>
                  <w:marTop w:val="0"/>
                  <w:marBottom w:val="0"/>
                  <w:divBdr>
                    <w:top w:val="none" w:sz="0" w:space="0" w:color="auto"/>
                    <w:left w:val="none" w:sz="0" w:space="0" w:color="auto"/>
                    <w:bottom w:val="none" w:sz="0" w:space="0" w:color="auto"/>
                    <w:right w:val="none" w:sz="0" w:space="0" w:color="auto"/>
                  </w:divBdr>
                </w:div>
                <w:div w:id="1687707599">
                  <w:marLeft w:val="1440"/>
                  <w:marRight w:val="0"/>
                  <w:marTop w:val="0"/>
                  <w:marBottom w:val="0"/>
                  <w:divBdr>
                    <w:top w:val="none" w:sz="0" w:space="0" w:color="auto"/>
                    <w:left w:val="none" w:sz="0" w:space="0" w:color="auto"/>
                    <w:bottom w:val="none" w:sz="0" w:space="0" w:color="auto"/>
                    <w:right w:val="none" w:sz="0" w:space="0" w:color="auto"/>
                  </w:divBdr>
                </w:div>
                <w:div w:id="493880652">
                  <w:marLeft w:val="1440"/>
                  <w:marRight w:val="0"/>
                  <w:marTop w:val="0"/>
                  <w:marBottom w:val="0"/>
                  <w:divBdr>
                    <w:top w:val="none" w:sz="0" w:space="0" w:color="auto"/>
                    <w:left w:val="none" w:sz="0" w:space="0" w:color="auto"/>
                    <w:bottom w:val="none" w:sz="0" w:space="0" w:color="auto"/>
                    <w:right w:val="none" w:sz="0" w:space="0" w:color="auto"/>
                  </w:divBdr>
                </w:div>
                <w:div w:id="959339704">
                  <w:marLeft w:val="1440"/>
                  <w:marRight w:val="0"/>
                  <w:marTop w:val="0"/>
                  <w:marBottom w:val="0"/>
                  <w:divBdr>
                    <w:top w:val="none" w:sz="0" w:space="0" w:color="auto"/>
                    <w:left w:val="none" w:sz="0" w:space="0" w:color="auto"/>
                    <w:bottom w:val="none" w:sz="0" w:space="0" w:color="auto"/>
                    <w:right w:val="none" w:sz="0" w:space="0" w:color="auto"/>
                  </w:divBdr>
                </w:div>
                <w:div w:id="623116417">
                  <w:marLeft w:val="1440"/>
                  <w:marRight w:val="0"/>
                  <w:marTop w:val="0"/>
                  <w:marBottom w:val="0"/>
                  <w:divBdr>
                    <w:top w:val="none" w:sz="0" w:space="0" w:color="auto"/>
                    <w:left w:val="none" w:sz="0" w:space="0" w:color="auto"/>
                    <w:bottom w:val="none" w:sz="0" w:space="0" w:color="auto"/>
                    <w:right w:val="none" w:sz="0" w:space="0" w:color="auto"/>
                  </w:divBdr>
                </w:div>
                <w:div w:id="1816799179">
                  <w:marLeft w:val="1440"/>
                  <w:marRight w:val="0"/>
                  <w:marTop w:val="0"/>
                  <w:marBottom w:val="0"/>
                  <w:divBdr>
                    <w:top w:val="none" w:sz="0" w:space="0" w:color="auto"/>
                    <w:left w:val="none" w:sz="0" w:space="0" w:color="auto"/>
                    <w:bottom w:val="none" w:sz="0" w:space="0" w:color="auto"/>
                    <w:right w:val="none" w:sz="0" w:space="0" w:color="auto"/>
                  </w:divBdr>
                </w:div>
                <w:div w:id="583418669">
                  <w:marLeft w:val="1440"/>
                  <w:marRight w:val="0"/>
                  <w:marTop w:val="0"/>
                  <w:marBottom w:val="0"/>
                  <w:divBdr>
                    <w:top w:val="none" w:sz="0" w:space="0" w:color="auto"/>
                    <w:left w:val="none" w:sz="0" w:space="0" w:color="auto"/>
                    <w:bottom w:val="none" w:sz="0" w:space="0" w:color="auto"/>
                    <w:right w:val="none" w:sz="0" w:space="0" w:color="auto"/>
                  </w:divBdr>
                </w:div>
                <w:div w:id="1135221777">
                  <w:marLeft w:val="1440"/>
                  <w:marRight w:val="0"/>
                  <w:marTop w:val="0"/>
                  <w:marBottom w:val="0"/>
                  <w:divBdr>
                    <w:top w:val="none" w:sz="0" w:space="0" w:color="auto"/>
                    <w:left w:val="none" w:sz="0" w:space="0" w:color="auto"/>
                    <w:bottom w:val="none" w:sz="0" w:space="0" w:color="auto"/>
                    <w:right w:val="none" w:sz="0" w:space="0" w:color="auto"/>
                  </w:divBdr>
                </w:div>
                <w:div w:id="1288665311">
                  <w:marLeft w:val="1440"/>
                  <w:marRight w:val="0"/>
                  <w:marTop w:val="0"/>
                  <w:marBottom w:val="0"/>
                  <w:divBdr>
                    <w:top w:val="none" w:sz="0" w:space="0" w:color="auto"/>
                    <w:left w:val="none" w:sz="0" w:space="0" w:color="auto"/>
                    <w:bottom w:val="none" w:sz="0" w:space="0" w:color="auto"/>
                    <w:right w:val="none" w:sz="0" w:space="0" w:color="auto"/>
                  </w:divBdr>
                </w:div>
                <w:div w:id="791242245">
                  <w:marLeft w:val="1440"/>
                  <w:marRight w:val="0"/>
                  <w:marTop w:val="0"/>
                  <w:marBottom w:val="0"/>
                  <w:divBdr>
                    <w:top w:val="none" w:sz="0" w:space="0" w:color="auto"/>
                    <w:left w:val="none" w:sz="0" w:space="0" w:color="auto"/>
                    <w:bottom w:val="none" w:sz="0" w:space="0" w:color="auto"/>
                    <w:right w:val="none" w:sz="0" w:space="0" w:color="auto"/>
                  </w:divBdr>
                </w:div>
                <w:div w:id="2128352741">
                  <w:marLeft w:val="1440"/>
                  <w:marRight w:val="0"/>
                  <w:marTop w:val="0"/>
                  <w:marBottom w:val="0"/>
                  <w:divBdr>
                    <w:top w:val="none" w:sz="0" w:space="0" w:color="auto"/>
                    <w:left w:val="none" w:sz="0" w:space="0" w:color="auto"/>
                    <w:bottom w:val="none" w:sz="0" w:space="0" w:color="auto"/>
                    <w:right w:val="none" w:sz="0" w:space="0" w:color="auto"/>
                  </w:divBdr>
                </w:div>
                <w:div w:id="314378911">
                  <w:marLeft w:val="1440"/>
                  <w:marRight w:val="0"/>
                  <w:marTop w:val="0"/>
                  <w:marBottom w:val="0"/>
                  <w:divBdr>
                    <w:top w:val="none" w:sz="0" w:space="0" w:color="auto"/>
                    <w:left w:val="none" w:sz="0" w:space="0" w:color="auto"/>
                    <w:bottom w:val="none" w:sz="0" w:space="0" w:color="auto"/>
                    <w:right w:val="none" w:sz="0" w:space="0" w:color="auto"/>
                  </w:divBdr>
                </w:div>
                <w:div w:id="2131319354">
                  <w:marLeft w:val="1440"/>
                  <w:marRight w:val="0"/>
                  <w:marTop w:val="0"/>
                  <w:marBottom w:val="0"/>
                  <w:divBdr>
                    <w:top w:val="none" w:sz="0" w:space="0" w:color="auto"/>
                    <w:left w:val="none" w:sz="0" w:space="0" w:color="auto"/>
                    <w:bottom w:val="none" w:sz="0" w:space="0" w:color="auto"/>
                    <w:right w:val="none" w:sz="0" w:space="0" w:color="auto"/>
                  </w:divBdr>
                </w:div>
                <w:div w:id="359354896">
                  <w:marLeft w:val="1440"/>
                  <w:marRight w:val="0"/>
                  <w:marTop w:val="0"/>
                  <w:marBottom w:val="0"/>
                  <w:divBdr>
                    <w:top w:val="none" w:sz="0" w:space="0" w:color="auto"/>
                    <w:left w:val="none" w:sz="0" w:space="0" w:color="auto"/>
                    <w:bottom w:val="none" w:sz="0" w:space="0" w:color="auto"/>
                    <w:right w:val="none" w:sz="0" w:space="0" w:color="auto"/>
                  </w:divBdr>
                </w:div>
                <w:div w:id="1053622559">
                  <w:marLeft w:val="720"/>
                  <w:marRight w:val="0"/>
                  <w:marTop w:val="0"/>
                  <w:marBottom w:val="0"/>
                  <w:divBdr>
                    <w:top w:val="none" w:sz="0" w:space="0" w:color="auto"/>
                    <w:left w:val="none" w:sz="0" w:space="0" w:color="auto"/>
                    <w:bottom w:val="none" w:sz="0" w:space="0" w:color="auto"/>
                    <w:right w:val="none" w:sz="0" w:space="0" w:color="auto"/>
                  </w:divBdr>
                </w:div>
                <w:div w:id="462701563">
                  <w:marLeft w:val="720"/>
                  <w:marRight w:val="0"/>
                  <w:marTop w:val="0"/>
                  <w:marBottom w:val="0"/>
                  <w:divBdr>
                    <w:top w:val="none" w:sz="0" w:space="0" w:color="auto"/>
                    <w:left w:val="none" w:sz="0" w:space="0" w:color="auto"/>
                    <w:bottom w:val="none" w:sz="0" w:space="0" w:color="auto"/>
                    <w:right w:val="none" w:sz="0" w:space="0" w:color="auto"/>
                  </w:divBdr>
                </w:div>
                <w:div w:id="234895892">
                  <w:marLeft w:val="1440"/>
                  <w:marRight w:val="0"/>
                  <w:marTop w:val="0"/>
                  <w:marBottom w:val="0"/>
                  <w:divBdr>
                    <w:top w:val="none" w:sz="0" w:space="0" w:color="auto"/>
                    <w:left w:val="none" w:sz="0" w:space="0" w:color="auto"/>
                    <w:bottom w:val="none" w:sz="0" w:space="0" w:color="auto"/>
                    <w:right w:val="none" w:sz="0" w:space="0" w:color="auto"/>
                  </w:divBdr>
                </w:div>
                <w:div w:id="540089538">
                  <w:marLeft w:val="1440"/>
                  <w:marRight w:val="0"/>
                  <w:marTop w:val="0"/>
                  <w:marBottom w:val="0"/>
                  <w:divBdr>
                    <w:top w:val="none" w:sz="0" w:space="0" w:color="auto"/>
                    <w:left w:val="none" w:sz="0" w:space="0" w:color="auto"/>
                    <w:bottom w:val="none" w:sz="0" w:space="0" w:color="auto"/>
                    <w:right w:val="none" w:sz="0" w:space="0" w:color="auto"/>
                  </w:divBdr>
                </w:div>
                <w:div w:id="1281062196">
                  <w:marLeft w:val="1440"/>
                  <w:marRight w:val="0"/>
                  <w:marTop w:val="0"/>
                  <w:marBottom w:val="0"/>
                  <w:divBdr>
                    <w:top w:val="none" w:sz="0" w:space="0" w:color="auto"/>
                    <w:left w:val="none" w:sz="0" w:space="0" w:color="auto"/>
                    <w:bottom w:val="none" w:sz="0" w:space="0" w:color="auto"/>
                    <w:right w:val="none" w:sz="0" w:space="0" w:color="auto"/>
                  </w:divBdr>
                </w:div>
                <w:div w:id="1855800264">
                  <w:marLeft w:val="1440"/>
                  <w:marRight w:val="0"/>
                  <w:marTop w:val="0"/>
                  <w:marBottom w:val="0"/>
                  <w:divBdr>
                    <w:top w:val="none" w:sz="0" w:space="0" w:color="auto"/>
                    <w:left w:val="none" w:sz="0" w:space="0" w:color="auto"/>
                    <w:bottom w:val="none" w:sz="0" w:space="0" w:color="auto"/>
                    <w:right w:val="none" w:sz="0" w:space="0" w:color="auto"/>
                  </w:divBdr>
                </w:div>
                <w:div w:id="1978410224">
                  <w:marLeft w:val="2160"/>
                  <w:marRight w:val="0"/>
                  <w:marTop w:val="0"/>
                  <w:marBottom w:val="0"/>
                  <w:divBdr>
                    <w:top w:val="none" w:sz="0" w:space="0" w:color="auto"/>
                    <w:left w:val="none" w:sz="0" w:space="0" w:color="auto"/>
                    <w:bottom w:val="none" w:sz="0" w:space="0" w:color="auto"/>
                    <w:right w:val="none" w:sz="0" w:space="0" w:color="auto"/>
                  </w:divBdr>
                </w:div>
                <w:div w:id="537819248">
                  <w:marLeft w:val="2160"/>
                  <w:marRight w:val="0"/>
                  <w:marTop w:val="0"/>
                  <w:marBottom w:val="0"/>
                  <w:divBdr>
                    <w:top w:val="none" w:sz="0" w:space="0" w:color="auto"/>
                    <w:left w:val="none" w:sz="0" w:space="0" w:color="auto"/>
                    <w:bottom w:val="none" w:sz="0" w:space="0" w:color="auto"/>
                    <w:right w:val="none" w:sz="0" w:space="0" w:color="auto"/>
                  </w:divBdr>
                </w:div>
                <w:div w:id="76707445">
                  <w:marLeft w:val="2160"/>
                  <w:marRight w:val="0"/>
                  <w:marTop w:val="0"/>
                  <w:marBottom w:val="0"/>
                  <w:divBdr>
                    <w:top w:val="none" w:sz="0" w:space="0" w:color="auto"/>
                    <w:left w:val="none" w:sz="0" w:space="0" w:color="auto"/>
                    <w:bottom w:val="none" w:sz="0" w:space="0" w:color="auto"/>
                    <w:right w:val="none" w:sz="0" w:space="0" w:color="auto"/>
                  </w:divBdr>
                </w:div>
                <w:div w:id="413012435">
                  <w:marLeft w:val="2160"/>
                  <w:marRight w:val="0"/>
                  <w:marTop w:val="0"/>
                  <w:marBottom w:val="0"/>
                  <w:divBdr>
                    <w:top w:val="none" w:sz="0" w:space="0" w:color="auto"/>
                    <w:left w:val="none" w:sz="0" w:space="0" w:color="auto"/>
                    <w:bottom w:val="none" w:sz="0" w:space="0" w:color="auto"/>
                    <w:right w:val="none" w:sz="0" w:space="0" w:color="auto"/>
                  </w:divBdr>
                </w:div>
                <w:div w:id="1356080285">
                  <w:marLeft w:val="2160"/>
                  <w:marRight w:val="0"/>
                  <w:marTop w:val="0"/>
                  <w:marBottom w:val="0"/>
                  <w:divBdr>
                    <w:top w:val="none" w:sz="0" w:space="0" w:color="auto"/>
                    <w:left w:val="none" w:sz="0" w:space="0" w:color="auto"/>
                    <w:bottom w:val="none" w:sz="0" w:space="0" w:color="auto"/>
                    <w:right w:val="none" w:sz="0" w:space="0" w:color="auto"/>
                  </w:divBdr>
                </w:div>
                <w:div w:id="551818486">
                  <w:marLeft w:val="1440"/>
                  <w:marRight w:val="0"/>
                  <w:marTop w:val="0"/>
                  <w:marBottom w:val="0"/>
                  <w:divBdr>
                    <w:top w:val="none" w:sz="0" w:space="0" w:color="auto"/>
                    <w:left w:val="none" w:sz="0" w:space="0" w:color="auto"/>
                    <w:bottom w:val="none" w:sz="0" w:space="0" w:color="auto"/>
                    <w:right w:val="none" w:sz="0" w:space="0" w:color="auto"/>
                  </w:divBdr>
                </w:div>
                <w:div w:id="1090934568">
                  <w:marLeft w:val="1440"/>
                  <w:marRight w:val="0"/>
                  <w:marTop w:val="0"/>
                  <w:marBottom w:val="0"/>
                  <w:divBdr>
                    <w:top w:val="none" w:sz="0" w:space="0" w:color="auto"/>
                    <w:left w:val="none" w:sz="0" w:space="0" w:color="auto"/>
                    <w:bottom w:val="none" w:sz="0" w:space="0" w:color="auto"/>
                    <w:right w:val="none" w:sz="0" w:space="0" w:color="auto"/>
                  </w:divBdr>
                </w:div>
                <w:div w:id="1029061627">
                  <w:marLeft w:val="1440"/>
                  <w:marRight w:val="0"/>
                  <w:marTop w:val="0"/>
                  <w:marBottom w:val="0"/>
                  <w:divBdr>
                    <w:top w:val="none" w:sz="0" w:space="0" w:color="auto"/>
                    <w:left w:val="none" w:sz="0" w:space="0" w:color="auto"/>
                    <w:bottom w:val="none" w:sz="0" w:space="0" w:color="auto"/>
                    <w:right w:val="none" w:sz="0" w:space="0" w:color="auto"/>
                  </w:divBdr>
                </w:div>
                <w:div w:id="401872680">
                  <w:marLeft w:val="1440"/>
                  <w:marRight w:val="0"/>
                  <w:marTop w:val="0"/>
                  <w:marBottom w:val="0"/>
                  <w:divBdr>
                    <w:top w:val="none" w:sz="0" w:space="0" w:color="auto"/>
                    <w:left w:val="none" w:sz="0" w:space="0" w:color="auto"/>
                    <w:bottom w:val="none" w:sz="0" w:space="0" w:color="auto"/>
                    <w:right w:val="none" w:sz="0" w:space="0" w:color="auto"/>
                  </w:divBdr>
                </w:div>
                <w:div w:id="1692562296">
                  <w:marLeft w:val="1440"/>
                  <w:marRight w:val="0"/>
                  <w:marTop w:val="0"/>
                  <w:marBottom w:val="0"/>
                  <w:divBdr>
                    <w:top w:val="none" w:sz="0" w:space="0" w:color="auto"/>
                    <w:left w:val="none" w:sz="0" w:space="0" w:color="auto"/>
                    <w:bottom w:val="none" w:sz="0" w:space="0" w:color="auto"/>
                    <w:right w:val="none" w:sz="0" w:space="0" w:color="auto"/>
                  </w:divBdr>
                </w:div>
                <w:div w:id="1596278411">
                  <w:marLeft w:val="1440"/>
                  <w:marRight w:val="0"/>
                  <w:marTop w:val="0"/>
                  <w:marBottom w:val="0"/>
                  <w:divBdr>
                    <w:top w:val="none" w:sz="0" w:space="0" w:color="auto"/>
                    <w:left w:val="none" w:sz="0" w:space="0" w:color="auto"/>
                    <w:bottom w:val="none" w:sz="0" w:space="0" w:color="auto"/>
                    <w:right w:val="none" w:sz="0" w:space="0" w:color="auto"/>
                  </w:divBdr>
                </w:div>
                <w:div w:id="1343701869">
                  <w:marLeft w:val="1440"/>
                  <w:marRight w:val="0"/>
                  <w:marTop w:val="0"/>
                  <w:marBottom w:val="0"/>
                  <w:divBdr>
                    <w:top w:val="none" w:sz="0" w:space="0" w:color="auto"/>
                    <w:left w:val="none" w:sz="0" w:space="0" w:color="auto"/>
                    <w:bottom w:val="none" w:sz="0" w:space="0" w:color="auto"/>
                    <w:right w:val="none" w:sz="0" w:space="0" w:color="auto"/>
                  </w:divBdr>
                </w:div>
                <w:div w:id="932515716">
                  <w:marLeft w:val="1440"/>
                  <w:marRight w:val="0"/>
                  <w:marTop w:val="0"/>
                  <w:marBottom w:val="0"/>
                  <w:divBdr>
                    <w:top w:val="none" w:sz="0" w:space="0" w:color="auto"/>
                    <w:left w:val="none" w:sz="0" w:space="0" w:color="auto"/>
                    <w:bottom w:val="none" w:sz="0" w:space="0" w:color="auto"/>
                    <w:right w:val="none" w:sz="0" w:space="0" w:color="auto"/>
                  </w:divBdr>
                </w:div>
                <w:div w:id="1009678907">
                  <w:marLeft w:val="1440"/>
                  <w:marRight w:val="0"/>
                  <w:marTop w:val="0"/>
                  <w:marBottom w:val="0"/>
                  <w:divBdr>
                    <w:top w:val="none" w:sz="0" w:space="0" w:color="auto"/>
                    <w:left w:val="none" w:sz="0" w:space="0" w:color="auto"/>
                    <w:bottom w:val="none" w:sz="0" w:space="0" w:color="auto"/>
                    <w:right w:val="none" w:sz="0" w:space="0" w:color="auto"/>
                  </w:divBdr>
                </w:div>
                <w:div w:id="1279067238">
                  <w:marLeft w:val="2160"/>
                  <w:marRight w:val="0"/>
                  <w:marTop w:val="0"/>
                  <w:marBottom w:val="0"/>
                  <w:divBdr>
                    <w:top w:val="none" w:sz="0" w:space="0" w:color="auto"/>
                    <w:left w:val="none" w:sz="0" w:space="0" w:color="auto"/>
                    <w:bottom w:val="none" w:sz="0" w:space="0" w:color="auto"/>
                    <w:right w:val="none" w:sz="0" w:space="0" w:color="auto"/>
                  </w:divBdr>
                </w:div>
                <w:div w:id="1178278626">
                  <w:marLeft w:val="2160"/>
                  <w:marRight w:val="0"/>
                  <w:marTop w:val="0"/>
                  <w:marBottom w:val="0"/>
                  <w:divBdr>
                    <w:top w:val="none" w:sz="0" w:space="0" w:color="auto"/>
                    <w:left w:val="none" w:sz="0" w:space="0" w:color="auto"/>
                    <w:bottom w:val="none" w:sz="0" w:space="0" w:color="auto"/>
                    <w:right w:val="none" w:sz="0" w:space="0" w:color="auto"/>
                  </w:divBdr>
                </w:div>
                <w:div w:id="1646468976">
                  <w:marLeft w:val="1440"/>
                  <w:marRight w:val="0"/>
                  <w:marTop w:val="0"/>
                  <w:marBottom w:val="0"/>
                  <w:divBdr>
                    <w:top w:val="none" w:sz="0" w:space="0" w:color="auto"/>
                    <w:left w:val="none" w:sz="0" w:space="0" w:color="auto"/>
                    <w:bottom w:val="none" w:sz="0" w:space="0" w:color="auto"/>
                    <w:right w:val="none" w:sz="0" w:space="0" w:color="auto"/>
                  </w:divBdr>
                </w:div>
                <w:div w:id="405500013">
                  <w:marLeft w:val="1440"/>
                  <w:marRight w:val="0"/>
                  <w:marTop w:val="0"/>
                  <w:marBottom w:val="0"/>
                  <w:divBdr>
                    <w:top w:val="none" w:sz="0" w:space="0" w:color="auto"/>
                    <w:left w:val="none" w:sz="0" w:space="0" w:color="auto"/>
                    <w:bottom w:val="none" w:sz="0" w:space="0" w:color="auto"/>
                    <w:right w:val="none" w:sz="0" w:space="0" w:color="auto"/>
                  </w:divBdr>
                </w:div>
                <w:div w:id="1018697155">
                  <w:marLeft w:val="2160"/>
                  <w:marRight w:val="0"/>
                  <w:marTop w:val="0"/>
                  <w:marBottom w:val="0"/>
                  <w:divBdr>
                    <w:top w:val="none" w:sz="0" w:space="0" w:color="auto"/>
                    <w:left w:val="none" w:sz="0" w:space="0" w:color="auto"/>
                    <w:bottom w:val="none" w:sz="0" w:space="0" w:color="auto"/>
                    <w:right w:val="none" w:sz="0" w:space="0" w:color="auto"/>
                  </w:divBdr>
                </w:div>
                <w:div w:id="1466728365">
                  <w:marLeft w:val="2160"/>
                  <w:marRight w:val="0"/>
                  <w:marTop w:val="0"/>
                  <w:marBottom w:val="0"/>
                  <w:divBdr>
                    <w:top w:val="none" w:sz="0" w:space="0" w:color="auto"/>
                    <w:left w:val="none" w:sz="0" w:space="0" w:color="auto"/>
                    <w:bottom w:val="none" w:sz="0" w:space="0" w:color="auto"/>
                    <w:right w:val="none" w:sz="0" w:space="0" w:color="auto"/>
                  </w:divBdr>
                </w:div>
                <w:div w:id="1336954847">
                  <w:marLeft w:val="1440"/>
                  <w:marRight w:val="0"/>
                  <w:marTop w:val="0"/>
                  <w:marBottom w:val="0"/>
                  <w:divBdr>
                    <w:top w:val="none" w:sz="0" w:space="0" w:color="auto"/>
                    <w:left w:val="none" w:sz="0" w:space="0" w:color="auto"/>
                    <w:bottom w:val="none" w:sz="0" w:space="0" w:color="auto"/>
                    <w:right w:val="none" w:sz="0" w:space="0" w:color="auto"/>
                  </w:divBdr>
                </w:div>
                <w:div w:id="982808580">
                  <w:marLeft w:val="2160"/>
                  <w:marRight w:val="0"/>
                  <w:marTop w:val="0"/>
                  <w:marBottom w:val="0"/>
                  <w:divBdr>
                    <w:top w:val="none" w:sz="0" w:space="0" w:color="auto"/>
                    <w:left w:val="none" w:sz="0" w:space="0" w:color="auto"/>
                    <w:bottom w:val="none" w:sz="0" w:space="0" w:color="auto"/>
                    <w:right w:val="none" w:sz="0" w:space="0" w:color="auto"/>
                  </w:divBdr>
                </w:div>
                <w:div w:id="1758332405">
                  <w:marLeft w:val="2160"/>
                  <w:marRight w:val="0"/>
                  <w:marTop w:val="0"/>
                  <w:marBottom w:val="0"/>
                  <w:divBdr>
                    <w:top w:val="none" w:sz="0" w:space="0" w:color="auto"/>
                    <w:left w:val="none" w:sz="0" w:space="0" w:color="auto"/>
                    <w:bottom w:val="none" w:sz="0" w:space="0" w:color="auto"/>
                    <w:right w:val="none" w:sz="0" w:space="0" w:color="auto"/>
                  </w:divBdr>
                </w:div>
                <w:div w:id="323752168">
                  <w:marLeft w:val="2160"/>
                  <w:marRight w:val="0"/>
                  <w:marTop w:val="0"/>
                  <w:marBottom w:val="0"/>
                  <w:divBdr>
                    <w:top w:val="none" w:sz="0" w:space="0" w:color="auto"/>
                    <w:left w:val="none" w:sz="0" w:space="0" w:color="auto"/>
                    <w:bottom w:val="none" w:sz="0" w:space="0" w:color="auto"/>
                    <w:right w:val="none" w:sz="0" w:space="0" w:color="auto"/>
                  </w:divBdr>
                </w:div>
                <w:div w:id="766582402">
                  <w:marLeft w:val="2160"/>
                  <w:marRight w:val="0"/>
                  <w:marTop w:val="0"/>
                  <w:marBottom w:val="0"/>
                  <w:divBdr>
                    <w:top w:val="none" w:sz="0" w:space="0" w:color="auto"/>
                    <w:left w:val="none" w:sz="0" w:space="0" w:color="auto"/>
                    <w:bottom w:val="none" w:sz="0" w:space="0" w:color="auto"/>
                    <w:right w:val="none" w:sz="0" w:space="0" w:color="auto"/>
                  </w:divBdr>
                </w:div>
                <w:div w:id="1621110890">
                  <w:marLeft w:val="1440"/>
                  <w:marRight w:val="0"/>
                  <w:marTop w:val="0"/>
                  <w:marBottom w:val="0"/>
                  <w:divBdr>
                    <w:top w:val="none" w:sz="0" w:space="0" w:color="auto"/>
                    <w:left w:val="none" w:sz="0" w:space="0" w:color="auto"/>
                    <w:bottom w:val="none" w:sz="0" w:space="0" w:color="auto"/>
                    <w:right w:val="none" w:sz="0" w:space="0" w:color="auto"/>
                  </w:divBdr>
                </w:div>
                <w:div w:id="1447773175">
                  <w:marLeft w:val="2160"/>
                  <w:marRight w:val="0"/>
                  <w:marTop w:val="0"/>
                  <w:marBottom w:val="0"/>
                  <w:divBdr>
                    <w:top w:val="none" w:sz="0" w:space="0" w:color="auto"/>
                    <w:left w:val="none" w:sz="0" w:space="0" w:color="auto"/>
                    <w:bottom w:val="none" w:sz="0" w:space="0" w:color="auto"/>
                    <w:right w:val="none" w:sz="0" w:space="0" w:color="auto"/>
                  </w:divBdr>
                </w:div>
                <w:div w:id="125466177">
                  <w:marLeft w:val="2160"/>
                  <w:marRight w:val="0"/>
                  <w:marTop w:val="0"/>
                  <w:marBottom w:val="0"/>
                  <w:divBdr>
                    <w:top w:val="none" w:sz="0" w:space="0" w:color="auto"/>
                    <w:left w:val="none" w:sz="0" w:space="0" w:color="auto"/>
                    <w:bottom w:val="none" w:sz="0" w:space="0" w:color="auto"/>
                    <w:right w:val="none" w:sz="0" w:space="0" w:color="auto"/>
                  </w:divBdr>
                </w:div>
                <w:div w:id="997152300">
                  <w:marLeft w:val="1440"/>
                  <w:marRight w:val="0"/>
                  <w:marTop w:val="0"/>
                  <w:marBottom w:val="0"/>
                  <w:divBdr>
                    <w:top w:val="none" w:sz="0" w:space="0" w:color="auto"/>
                    <w:left w:val="none" w:sz="0" w:space="0" w:color="auto"/>
                    <w:bottom w:val="none" w:sz="0" w:space="0" w:color="auto"/>
                    <w:right w:val="none" w:sz="0" w:space="0" w:color="auto"/>
                  </w:divBdr>
                </w:div>
                <w:div w:id="178204660">
                  <w:marLeft w:val="1440"/>
                  <w:marRight w:val="0"/>
                  <w:marTop w:val="0"/>
                  <w:marBottom w:val="0"/>
                  <w:divBdr>
                    <w:top w:val="none" w:sz="0" w:space="0" w:color="auto"/>
                    <w:left w:val="none" w:sz="0" w:space="0" w:color="auto"/>
                    <w:bottom w:val="none" w:sz="0" w:space="0" w:color="auto"/>
                    <w:right w:val="none" w:sz="0" w:space="0" w:color="auto"/>
                  </w:divBdr>
                </w:div>
                <w:div w:id="1095173758">
                  <w:marLeft w:val="1440"/>
                  <w:marRight w:val="0"/>
                  <w:marTop w:val="0"/>
                  <w:marBottom w:val="0"/>
                  <w:divBdr>
                    <w:top w:val="none" w:sz="0" w:space="0" w:color="auto"/>
                    <w:left w:val="none" w:sz="0" w:space="0" w:color="auto"/>
                    <w:bottom w:val="none" w:sz="0" w:space="0" w:color="auto"/>
                    <w:right w:val="none" w:sz="0" w:space="0" w:color="auto"/>
                  </w:divBdr>
                </w:div>
                <w:div w:id="692809168">
                  <w:marLeft w:val="14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6999221">
      <w:bodyDiv w:val="1"/>
      <w:marLeft w:val="0"/>
      <w:marRight w:val="0"/>
      <w:marTop w:val="0"/>
      <w:marBottom w:val="0"/>
      <w:divBdr>
        <w:top w:val="none" w:sz="0" w:space="0" w:color="auto"/>
        <w:left w:val="none" w:sz="0" w:space="0" w:color="auto"/>
        <w:bottom w:val="none" w:sz="0" w:space="0" w:color="auto"/>
        <w:right w:val="none" w:sz="0" w:space="0" w:color="auto"/>
      </w:divBdr>
      <w:divsChild>
        <w:div w:id="1483886924">
          <w:marLeft w:val="0"/>
          <w:marRight w:val="0"/>
          <w:marTop w:val="0"/>
          <w:marBottom w:val="0"/>
          <w:divBdr>
            <w:top w:val="none" w:sz="0" w:space="0" w:color="auto"/>
            <w:left w:val="none" w:sz="0" w:space="0" w:color="auto"/>
            <w:bottom w:val="none" w:sz="0" w:space="0" w:color="auto"/>
            <w:right w:val="none" w:sz="0" w:space="0" w:color="auto"/>
          </w:divBdr>
          <w:divsChild>
            <w:div w:id="1503155115">
              <w:marLeft w:val="0"/>
              <w:marRight w:val="0"/>
              <w:marTop w:val="0"/>
              <w:marBottom w:val="0"/>
              <w:divBdr>
                <w:top w:val="none" w:sz="0" w:space="0" w:color="auto"/>
                <w:left w:val="none" w:sz="0" w:space="0" w:color="auto"/>
                <w:bottom w:val="none" w:sz="0" w:space="0" w:color="auto"/>
                <w:right w:val="none" w:sz="0" w:space="0" w:color="auto"/>
              </w:divBdr>
            </w:div>
          </w:divsChild>
        </w:div>
        <w:div w:id="1889295876">
          <w:marLeft w:val="0"/>
          <w:marRight w:val="0"/>
          <w:marTop w:val="0"/>
          <w:marBottom w:val="0"/>
          <w:divBdr>
            <w:top w:val="none" w:sz="0" w:space="0" w:color="auto"/>
            <w:left w:val="none" w:sz="0" w:space="0" w:color="auto"/>
            <w:bottom w:val="none" w:sz="0" w:space="0" w:color="auto"/>
            <w:right w:val="none" w:sz="0" w:space="0" w:color="auto"/>
          </w:divBdr>
        </w:div>
      </w:divsChild>
    </w:div>
    <w:div w:id="1628001253">
      <w:bodyDiv w:val="1"/>
      <w:marLeft w:val="0"/>
      <w:marRight w:val="0"/>
      <w:marTop w:val="0"/>
      <w:marBottom w:val="0"/>
      <w:divBdr>
        <w:top w:val="none" w:sz="0" w:space="0" w:color="auto"/>
        <w:left w:val="none" w:sz="0" w:space="0" w:color="auto"/>
        <w:bottom w:val="none" w:sz="0" w:space="0" w:color="auto"/>
        <w:right w:val="none" w:sz="0" w:space="0" w:color="auto"/>
      </w:divBdr>
      <w:divsChild>
        <w:div w:id="1826044919">
          <w:marLeft w:val="0"/>
          <w:marRight w:val="0"/>
          <w:marTop w:val="0"/>
          <w:marBottom w:val="0"/>
          <w:divBdr>
            <w:top w:val="none" w:sz="0" w:space="0" w:color="auto"/>
            <w:left w:val="none" w:sz="0" w:space="0" w:color="auto"/>
            <w:bottom w:val="none" w:sz="0" w:space="0" w:color="auto"/>
            <w:right w:val="none" w:sz="0" w:space="0" w:color="auto"/>
          </w:divBdr>
          <w:divsChild>
            <w:div w:id="1602102594">
              <w:marLeft w:val="0"/>
              <w:marRight w:val="0"/>
              <w:marTop w:val="0"/>
              <w:marBottom w:val="0"/>
              <w:divBdr>
                <w:top w:val="none" w:sz="0" w:space="0" w:color="auto"/>
                <w:left w:val="none" w:sz="0" w:space="0" w:color="auto"/>
                <w:bottom w:val="none" w:sz="0" w:space="0" w:color="auto"/>
                <w:right w:val="none" w:sz="0" w:space="0" w:color="auto"/>
              </w:divBdr>
            </w:div>
          </w:divsChild>
        </w:div>
        <w:div w:id="76173517">
          <w:marLeft w:val="0"/>
          <w:marRight w:val="0"/>
          <w:marTop w:val="0"/>
          <w:marBottom w:val="0"/>
          <w:divBdr>
            <w:top w:val="none" w:sz="0" w:space="0" w:color="auto"/>
            <w:left w:val="none" w:sz="0" w:space="0" w:color="auto"/>
            <w:bottom w:val="none" w:sz="0" w:space="0" w:color="auto"/>
            <w:right w:val="none" w:sz="0" w:space="0" w:color="auto"/>
          </w:divBdr>
        </w:div>
      </w:divsChild>
    </w:div>
    <w:div w:id="1809276479">
      <w:bodyDiv w:val="1"/>
      <w:marLeft w:val="0"/>
      <w:marRight w:val="0"/>
      <w:marTop w:val="0"/>
      <w:marBottom w:val="0"/>
      <w:divBdr>
        <w:top w:val="none" w:sz="0" w:space="0" w:color="auto"/>
        <w:left w:val="none" w:sz="0" w:space="0" w:color="auto"/>
        <w:bottom w:val="none" w:sz="0" w:space="0" w:color="auto"/>
        <w:right w:val="none" w:sz="0" w:space="0" w:color="auto"/>
      </w:divBdr>
      <w:divsChild>
        <w:div w:id="993531772">
          <w:marLeft w:val="0"/>
          <w:marRight w:val="0"/>
          <w:marTop w:val="0"/>
          <w:marBottom w:val="0"/>
          <w:divBdr>
            <w:top w:val="none" w:sz="0" w:space="0" w:color="auto"/>
            <w:left w:val="none" w:sz="0" w:space="0" w:color="auto"/>
            <w:bottom w:val="none" w:sz="0" w:space="0" w:color="auto"/>
            <w:right w:val="none" w:sz="0" w:space="0" w:color="auto"/>
          </w:divBdr>
          <w:divsChild>
            <w:div w:id="1496070630">
              <w:marLeft w:val="0"/>
              <w:marRight w:val="0"/>
              <w:marTop w:val="0"/>
              <w:marBottom w:val="0"/>
              <w:divBdr>
                <w:top w:val="none" w:sz="0" w:space="0" w:color="auto"/>
                <w:left w:val="none" w:sz="0" w:space="0" w:color="auto"/>
                <w:bottom w:val="none" w:sz="0" w:space="0" w:color="auto"/>
                <w:right w:val="none" w:sz="0" w:space="0" w:color="auto"/>
              </w:divBdr>
            </w:div>
            <w:div w:id="1297443293">
              <w:marLeft w:val="0"/>
              <w:marRight w:val="0"/>
              <w:marTop w:val="0"/>
              <w:marBottom w:val="0"/>
              <w:divBdr>
                <w:top w:val="none" w:sz="0" w:space="0" w:color="auto"/>
                <w:left w:val="none" w:sz="0" w:space="0" w:color="auto"/>
                <w:bottom w:val="none" w:sz="0" w:space="0" w:color="auto"/>
                <w:right w:val="none" w:sz="0" w:space="0" w:color="auto"/>
              </w:divBdr>
            </w:div>
            <w:div w:id="1538854037">
              <w:marLeft w:val="0"/>
              <w:marRight w:val="0"/>
              <w:marTop w:val="0"/>
              <w:marBottom w:val="0"/>
              <w:divBdr>
                <w:top w:val="none" w:sz="0" w:space="0" w:color="auto"/>
                <w:left w:val="none" w:sz="0" w:space="0" w:color="auto"/>
                <w:bottom w:val="none" w:sz="0" w:space="0" w:color="auto"/>
                <w:right w:val="none" w:sz="0" w:space="0" w:color="auto"/>
              </w:divBdr>
            </w:div>
            <w:div w:id="1225533203">
              <w:marLeft w:val="0"/>
              <w:marRight w:val="0"/>
              <w:marTop w:val="0"/>
              <w:marBottom w:val="0"/>
              <w:divBdr>
                <w:top w:val="none" w:sz="0" w:space="0" w:color="auto"/>
                <w:left w:val="none" w:sz="0" w:space="0" w:color="auto"/>
                <w:bottom w:val="none" w:sz="0" w:space="0" w:color="auto"/>
                <w:right w:val="none" w:sz="0" w:space="0" w:color="auto"/>
              </w:divBdr>
            </w:div>
            <w:div w:id="272857904">
              <w:marLeft w:val="0"/>
              <w:marRight w:val="0"/>
              <w:marTop w:val="0"/>
              <w:marBottom w:val="0"/>
              <w:divBdr>
                <w:top w:val="none" w:sz="0" w:space="0" w:color="auto"/>
                <w:left w:val="none" w:sz="0" w:space="0" w:color="auto"/>
                <w:bottom w:val="none" w:sz="0" w:space="0" w:color="auto"/>
                <w:right w:val="none" w:sz="0" w:space="0" w:color="auto"/>
              </w:divBdr>
            </w:div>
            <w:div w:id="452285728">
              <w:marLeft w:val="0"/>
              <w:marRight w:val="0"/>
              <w:marTop w:val="0"/>
              <w:marBottom w:val="0"/>
              <w:divBdr>
                <w:top w:val="none" w:sz="0" w:space="0" w:color="auto"/>
                <w:left w:val="none" w:sz="0" w:space="0" w:color="auto"/>
                <w:bottom w:val="none" w:sz="0" w:space="0" w:color="auto"/>
                <w:right w:val="none" w:sz="0" w:space="0" w:color="auto"/>
              </w:divBdr>
            </w:div>
            <w:div w:id="1187600913">
              <w:marLeft w:val="0"/>
              <w:marRight w:val="0"/>
              <w:marTop w:val="0"/>
              <w:marBottom w:val="0"/>
              <w:divBdr>
                <w:top w:val="none" w:sz="0" w:space="0" w:color="auto"/>
                <w:left w:val="none" w:sz="0" w:space="0" w:color="auto"/>
                <w:bottom w:val="none" w:sz="0" w:space="0" w:color="auto"/>
                <w:right w:val="none" w:sz="0" w:space="0" w:color="auto"/>
              </w:divBdr>
            </w:div>
            <w:div w:id="1345979040">
              <w:marLeft w:val="0"/>
              <w:marRight w:val="0"/>
              <w:marTop w:val="0"/>
              <w:marBottom w:val="0"/>
              <w:divBdr>
                <w:top w:val="none" w:sz="0" w:space="0" w:color="auto"/>
                <w:left w:val="none" w:sz="0" w:space="0" w:color="auto"/>
                <w:bottom w:val="none" w:sz="0" w:space="0" w:color="auto"/>
                <w:right w:val="none" w:sz="0" w:space="0" w:color="auto"/>
              </w:divBdr>
            </w:div>
            <w:div w:id="812716414">
              <w:marLeft w:val="0"/>
              <w:marRight w:val="0"/>
              <w:marTop w:val="0"/>
              <w:marBottom w:val="0"/>
              <w:divBdr>
                <w:top w:val="none" w:sz="0" w:space="0" w:color="auto"/>
                <w:left w:val="none" w:sz="0" w:space="0" w:color="auto"/>
                <w:bottom w:val="none" w:sz="0" w:space="0" w:color="auto"/>
                <w:right w:val="none" w:sz="0" w:space="0" w:color="auto"/>
              </w:divBdr>
            </w:div>
            <w:div w:id="744570891">
              <w:marLeft w:val="0"/>
              <w:marRight w:val="0"/>
              <w:marTop w:val="0"/>
              <w:marBottom w:val="0"/>
              <w:divBdr>
                <w:top w:val="none" w:sz="0" w:space="0" w:color="auto"/>
                <w:left w:val="none" w:sz="0" w:space="0" w:color="auto"/>
                <w:bottom w:val="none" w:sz="0" w:space="0" w:color="auto"/>
                <w:right w:val="none" w:sz="0" w:space="0" w:color="auto"/>
              </w:divBdr>
            </w:div>
            <w:div w:id="103379811">
              <w:marLeft w:val="0"/>
              <w:marRight w:val="0"/>
              <w:marTop w:val="0"/>
              <w:marBottom w:val="0"/>
              <w:divBdr>
                <w:top w:val="none" w:sz="0" w:space="0" w:color="auto"/>
                <w:left w:val="none" w:sz="0" w:space="0" w:color="auto"/>
                <w:bottom w:val="none" w:sz="0" w:space="0" w:color="auto"/>
                <w:right w:val="none" w:sz="0" w:space="0" w:color="auto"/>
              </w:divBdr>
            </w:div>
            <w:div w:id="1287353934">
              <w:marLeft w:val="0"/>
              <w:marRight w:val="0"/>
              <w:marTop w:val="0"/>
              <w:marBottom w:val="0"/>
              <w:divBdr>
                <w:top w:val="none" w:sz="0" w:space="0" w:color="auto"/>
                <w:left w:val="none" w:sz="0" w:space="0" w:color="auto"/>
                <w:bottom w:val="none" w:sz="0" w:space="0" w:color="auto"/>
                <w:right w:val="none" w:sz="0" w:space="0" w:color="auto"/>
              </w:divBdr>
            </w:div>
            <w:div w:id="907418013">
              <w:marLeft w:val="0"/>
              <w:marRight w:val="0"/>
              <w:marTop w:val="0"/>
              <w:marBottom w:val="0"/>
              <w:divBdr>
                <w:top w:val="none" w:sz="0" w:space="0" w:color="auto"/>
                <w:left w:val="none" w:sz="0" w:space="0" w:color="auto"/>
                <w:bottom w:val="none" w:sz="0" w:space="0" w:color="auto"/>
                <w:right w:val="none" w:sz="0" w:space="0" w:color="auto"/>
              </w:divBdr>
            </w:div>
            <w:div w:id="828642660">
              <w:marLeft w:val="0"/>
              <w:marRight w:val="0"/>
              <w:marTop w:val="0"/>
              <w:marBottom w:val="0"/>
              <w:divBdr>
                <w:top w:val="none" w:sz="0" w:space="0" w:color="auto"/>
                <w:left w:val="none" w:sz="0" w:space="0" w:color="auto"/>
                <w:bottom w:val="none" w:sz="0" w:space="0" w:color="auto"/>
                <w:right w:val="none" w:sz="0" w:space="0" w:color="auto"/>
              </w:divBdr>
            </w:div>
            <w:div w:id="967737264">
              <w:marLeft w:val="0"/>
              <w:marRight w:val="0"/>
              <w:marTop w:val="0"/>
              <w:marBottom w:val="0"/>
              <w:divBdr>
                <w:top w:val="none" w:sz="0" w:space="0" w:color="auto"/>
                <w:left w:val="none" w:sz="0" w:space="0" w:color="auto"/>
                <w:bottom w:val="none" w:sz="0" w:space="0" w:color="auto"/>
                <w:right w:val="none" w:sz="0" w:space="0" w:color="auto"/>
              </w:divBdr>
            </w:div>
            <w:div w:id="794327892">
              <w:marLeft w:val="0"/>
              <w:marRight w:val="0"/>
              <w:marTop w:val="0"/>
              <w:marBottom w:val="0"/>
              <w:divBdr>
                <w:top w:val="none" w:sz="0" w:space="0" w:color="auto"/>
                <w:left w:val="none" w:sz="0" w:space="0" w:color="auto"/>
                <w:bottom w:val="none" w:sz="0" w:space="0" w:color="auto"/>
                <w:right w:val="none" w:sz="0" w:space="0" w:color="auto"/>
              </w:divBdr>
            </w:div>
            <w:div w:id="1827669109">
              <w:marLeft w:val="0"/>
              <w:marRight w:val="0"/>
              <w:marTop w:val="0"/>
              <w:marBottom w:val="0"/>
              <w:divBdr>
                <w:top w:val="none" w:sz="0" w:space="0" w:color="auto"/>
                <w:left w:val="none" w:sz="0" w:space="0" w:color="auto"/>
                <w:bottom w:val="none" w:sz="0" w:space="0" w:color="auto"/>
                <w:right w:val="none" w:sz="0" w:space="0" w:color="auto"/>
              </w:divBdr>
            </w:div>
            <w:div w:id="1945380964">
              <w:marLeft w:val="0"/>
              <w:marRight w:val="0"/>
              <w:marTop w:val="0"/>
              <w:marBottom w:val="0"/>
              <w:divBdr>
                <w:top w:val="none" w:sz="0" w:space="0" w:color="auto"/>
                <w:left w:val="none" w:sz="0" w:space="0" w:color="auto"/>
                <w:bottom w:val="none" w:sz="0" w:space="0" w:color="auto"/>
                <w:right w:val="none" w:sz="0" w:space="0" w:color="auto"/>
              </w:divBdr>
            </w:div>
            <w:div w:id="152066166">
              <w:marLeft w:val="0"/>
              <w:marRight w:val="0"/>
              <w:marTop w:val="0"/>
              <w:marBottom w:val="0"/>
              <w:divBdr>
                <w:top w:val="none" w:sz="0" w:space="0" w:color="auto"/>
                <w:left w:val="none" w:sz="0" w:space="0" w:color="auto"/>
                <w:bottom w:val="none" w:sz="0" w:space="0" w:color="auto"/>
                <w:right w:val="none" w:sz="0" w:space="0" w:color="auto"/>
              </w:divBdr>
            </w:div>
            <w:div w:id="1355153766">
              <w:marLeft w:val="0"/>
              <w:marRight w:val="0"/>
              <w:marTop w:val="0"/>
              <w:marBottom w:val="0"/>
              <w:divBdr>
                <w:top w:val="none" w:sz="0" w:space="0" w:color="auto"/>
                <w:left w:val="none" w:sz="0" w:space="0" w:color="auto"/>
                <w:bottom w:val="none" w:sz="0" w:space="0" w:color="auto"/>
                <w:right w:val="none" w:sz="0" w:space="0" w:color="auto"/>
              </w:divBdr>
            </w:div>
            <w:div w:id="766778995">
              <w:marLeft w:val="0"/>
              <w:marRight w:val="0"/>
              <w:marTop w:val="0"/>
              <w:marBottom w:val="0"/>
              <w:divBdr>
                <w:top w:val="none" w:sz="0" w:space="0" w:color="auto"/>
                <w:left w:val="none" w:sz="0" w:space="0" w:color="auto"/>
                <w:bottom w:val="none" w:sz="0" w:space="0" w:color="auto"/>
                <w:right w:val="none" w:sz="0" w:space="0" w:color="auto"/>
              </w:divBdr>
            </w:div>
            <w:div w:id="973364339">
              <w:marLeft w:val="0"/>
              <w:marRight w:val="0"/>
              <w:marTop w:val="0"/>
              <w:marBottom w:val="0"/>
              <w:divBdr>
                <w:top w:val="none" w:sz="0" w:space="0" w:color="auto"/>
                <w:left w:val="none" w:sz="0" w:space="0" w:color="auto"/>
                <w:bottom w:val="none" w:sz="0" w:space="0" w:color="auto"/>
                <w:right w:val="none" w:sz="0" w:space="0" w:color="auto"/>
              </w:divBdr>
            </w:div>
            <w:div w:id="1059789015">
              <w:marLeft w:val="0"/>
              <w:marRight w:val="0"/>
              <w:marTop w:val="0"/>
              <w:marBottom w:val="0"/>
              <w:divBdr>
                <w:top w:val="none" w:sz="0" w:space="0" w:color="auto"/>
                <w:left w:val="none" w:sz="0" w:space="0" w:color="auto"/>
                <w:bottom w:val="none" w:sz="0" w:space="0" w:color="auto"/>
                <w:right w:val="none" w:sz="0" w:space="0" w:color="auto"/>
              </w:divBdr>
            </w:div>
            <w:div w:id="1944150654">
              <w:marLeft w:val="0"/>
              <w:marRight w:val="0"/>
              <w:marTop w:val="0"/>
              <w:marBottom w:val="0"/>
              <w:divBdr>
                <w:top w:val="none" w:sz="0" w:space="0" w:color="auto"/>
                <w:left w:val="none" w:sz="0" w:space="0" w:color="auto"/>
                <w:bottom w:val="none" w:sz="0" w:space="0" w:color="auto"/>
                <w:right w:val="none" w:sz="0" w:space="0" w:color="auto"/>
              </w:divBdr>
            </w:div>
            <w:div w:id="815991441">
              <w:marLeft w:val="0"/>
              <w:marRight w:val="0"/>
              <w:marTop w:val="0"/>
              <w:marBottom w:val="0"/>
              <w:divBdr>
                <w:top w:val="none" w:sz="0" w:space="0" w:color="auto"/>
                <w:left w:val="none" w:sz="0" w:space="0" w:color="auto"/>
                <w:bottom w:val="none" w:sz="0" w:space="0" w:color="auto"/>
                <w:right w:val="none" w:sz="0" w:space="0" w:color="auto"/>
              </w:divBdr>
            </w:div>
            <w:div w:id="1469665168">
              <w:marLeft w:val="0"/>
              <w:marRight w:val="0"/>
              <w:marTop w:val="0"/>
              <w:marBottom w:val="0"/>
              <w:divBdr>
                <w:top w:val="none" w:sz="0" w:space="0" w:color="auto"/>
                <w:left w:val="none" w:sz="0" w:space="0" w:color="auto"/>
                <w:bottom w:val="none" w:sz="0" w:space="0" w:color="auto"/>
                <w:right w:val="none" w:sz="0" w:space="0" w:color="auto"/>
              </w:divBdr>
            </w:div>
            <w:div w:id="1938441912">
              <w:marLeft w:val="0"/>
              <w:marRight w:val="0"/>
              <w:marTop w:val="0"/>
              <w:marBottom w:val="0"/>
              <w:divBdr>
                <w:top w:val="none" w:sz="0" w:space="0" w:color="auto"/>
                <w:left w:val="none" w:sz="0" w:space="0" w:color="auto"/>
                <w:bottom w:val="none" w:sz="0" w:space="0" w:color="auto"/>
                <w:right w:val="none" w:sz="0" w:space="0" w:color="auto"/>
              </w:divBdr>
            </w:div>
            <w:div w:id="601762357">
              <w:marLeft w:val="0"/>
              <w:marRight w:val="0"/>
              <w:marTop w:val="0"/>
              <w:marBottom w:val="0"/>
              <w:divBdr>
                <w:top w:val="none" w:sz="0" w:space="0" w:color="auto"/>
                <w:left w:val="none" w:sz="0" w:space="0" w:color="auto"/>
                <w:bottom w:val="none" w:sz="0" w:space="0" w:color="auto"/>
                <w:right w:val="none" w:sz="0" w:space="0" w:color="auto"/>
              </w:divBdr>
            </w:div>
            <w:div w:id="1300064396">
              <w:marLeft w:val="0"/>
              <w:marRight w:val="0"/>
              <w:marTop w:val="0"/>
              <w:marBottom w:val="0"/>
              <w:divBdr>
                <w:top w:val="none" w:sz="0" w:space="0" w:color="auto"/>
                <w:left w:val="none" w:sz="0" w:space="0" w:color="auto"/>
                <w:bottom w:val="none" w:sz="0" w:space="0" w:color="auto"/>
                <w:right w:val="none" w:sz="0" w:space="0" w:color="auto"/>
              </w:divBdr>
            </w:div>
            <w:div w:id="1554393259">
              <w:marLeft w:val="0"/>
              <w:marRight w:val="0"/>
              <w:marTop w:val="0"/>
              <w:marBottom w:val="0"/>
              <w:divBdr>
                <w:top w:val="none" w:sz="0" w:space="0" w:color="auto"/>
                <w:left w:val="none" w:sz="0" w:space="0" w:color="auto"/>
                <w:bottom w:val="none" w:sz="0" w:space="0" w:color="auto"/>
                <w:right w:val="none" w:sz="0" w:space="0" w:color="auto"/>
              </w:divBdr>
            </w:div>
            <w:div w:id="915164515">
              <w:marLeft w:val="0"/>
              <w:marRight w:val="0"/>
              <w:marTop w:val="0"/>
              <w:marBottom w:val="0"/>
              <w:divBdr>
                <w:top w:val="none" w:sz="0" w:space="0" w:color="auto"/>
                <w:left w:val="none" w:sz="0" w:space="0" w:color="auto"/>
                <w:bottom w:val="none" w:sz="0" w:space="0" w:color="auto"/>
                <w:right w:val="none" w:sz="0" w:space="0" w:color="auto"/>
              </w:divBdr>
            </w:div>
            <w:div w:id="1864513763">
              <w:marLeft w:val="0"/>
              <w:marRight w:val="0"/>
              <w:marTop w:val="0"/>
              <w:marBottom w:val="0"/>
              <w:divBdr>
                <w:top w:val="none" w:sz="0" w:space="0" w:color="auto"/>
                <w:left w:val="none" w:sz="0" w:space="0" w:color="auto"/>
                <w:bottom w:val="none" w:sz="0" w:space="0" w:color="auto"/>
                <w:right w:val="none" w:sz="0" w:space="0" w:color="auto"/>
              </w:divBdr>
            </w:div>
            <w:div w:id="42759539">
              <w:marLeft w:val="0"/>
              <w:marRight w:val="0"/>
              <w:marTop w:val="0"/>
              <w:marBottom w:val="0"/>
              <w:divBdr>
                <w:top w:val="none" w:sz="0" w:space="0" w:color="auto"/>
                <w:left w:val="none" w:sz="0" w:space="0" w:color="auto"/>
                <w:bottom w:val="none" w:sz="0" w:space="0" w:color="auto"/>
                <w:right w:val="none" w:sz="0" w:space="0" w:color="auto"/>
              </w:divBdr>
            </w:div>
            <w:div w:id="1610626741">
              <w:marLeft w:val="0"/>
              <w:marRight w:val="0"/>
              <w:marTop w:val="0"/>
              <w:marBottom w:val="0"/>
              <w:divBdr>
                <w:top w:val="none" w:sz="0" w:space="0" w:color="auto"/>
                <w:left w:val="none" w:sz="0" w:space="0" w:color="auto"/>
                <w:bottom w:val="none" w:sz="0" w:space="0" w:color="auto"/>
                <w:right w:val="none" w:sz="0" w:space="0" w:color="auto"/>
              </w:divBdr>
            </w:div>
            <w:div w:id="1159492910">
              <w:marLeft w:val="0"/>
              <w:marRight w:val="0"/>
              <w:marTop w:val="0"/>
              <w:marBottom w:val="0"/>
              <w:divBdr>
                <w:top w:val="none" w:sz="0" w:space="0" w:color="auto"/>
                <w:left w:val="none" w:sz="0" w:space="0" w:color="auto"/>
                <w:bottom w:val="none" w:sz="0" w:space="0" w:color="auto"/>
                <w:right w:val="none" w:sz="0" w:space="0" w:color="auto"/>
              </w:divBdr>
            </w:div>
            <w:div w:id="124322895">
              <w:marLeft w:val="0"/>
              <w:marRight w:val="0"/>
              <w:marTop w:val="0"/>
              <w:marBottom w:val="0"/>
              <w:divBdr>
                <w:top w:val="none" w:sz="0" w:space="0" w:color="auto"/>
                <w:left w:val="none" w:sz="0" w:space="0" w:color="auto"/>
                <w:bottom w:val="none" w:sz="0" w:space="0" w:color="auto"/>
                <w:right w:val="none" w:sz="0" w:space="0" w:color="auto"/>
              </w:divBdr>
            </w:div>
            <w:div w:id="1262445910">
              <w:marLeft w:val="0"/>
              <w:marRight w:val="0"/>
              <w:marTop w:val="0"/>
              <w:marBottom w:val="0"/>
              <w:divBdr>
                <w:top w:val="none" w:sz="0" w:space="0" w:color="auto"/>
                <w:left w:val="none" w:sz="0" w:space="0" w:color="auto"/>
                <w:bottom w:val="none" w:sz="0" w:space="0" w:color="auto"/>
                <w:right w:val="none" w:sz="0" w:space="0" w:color="auto"/>
              </w:divBdr>
            </w:div>
            <w:div w:id="747313656">
              <w:marLeft w:val="0"/>
              <w:marRight w:val="0"/>
              <w:marTop w:val="0"/>
              <w:marBottom w:val="0"/>
              <w:divBdr>
                <w:top w:val="none" w:sz="0" w:space="0" w:color="auto"/>
                <w:left w:val="none" w:sz="0" w:space="0" w:color="auto"/>
                <w:bottom w:val="none" w:sz="0" w:space="0" w:color="auto"/>
                <w:right w:val="none" w:sz="0" w:space="0" w:color="auto"/>
              </w:divBdr>
            </w:div>
            <w:div w:id="1512335166">
              <w:marLeft w:val="0"/>
              <w:marRight w:val="0"/>
              <w:marTop w:val="0"/>
              <w:marBottom w:val="0"/>
              <w:divBdr>
                <w:top w:val="none" w:sz="0" w:space="0" w:color="auto"/>
                <w:left w:val="none" w:sz="0" w:space="0" w:color="auto"/>
                <w:bottom w:val="none" w:sz="0" w:space="0" w:color="auto"/>
                <w:right w:val="none" w:sz="0" w:space="0" w:color="auto"/>
              </w:divBdr>
            </w:div>
            <w:div w:id="1399553977">
              <w:marLeft w:val="0"/>
              <w:marRight w:val="0"/>
              <w:marTop w:val="0"/>
              <w:marBottom w:val="0"/>
              <w:divBdr>
                <w:top w:val="none" w:sz="0" w:space="0" w:color="auto"/>
                <w:left w:val="none" w:sz="0" w:space="0" w:color="auto"/>
                <w:bottom w:val="none" w:sz="0" w:space="0" w:color="auto"/>
                <w:right w:val="none" w:sz="0" w:space="0" w:color="auto"/>
              </w:divBdr>
            </w:div>
            <w:div w:id="231545036">
              <w:marLeft w:val="0"/>
              <w:marRight w:val="0"/>
              <w:marTop w:val="0"/>
              <w:marBottom w:val="0"/>
              <w:divBdr>
                <w:top w:val="none" w:sz="0" w:space="0" w:color="auto"/>
                <w:left w:val="none" w:sz="0" w:space="0" w:color="auto"/>
                <w:bottom w:val="none" w:sz="0" w:space="0" w:color="auto"/>
                <w:right w:val="none" w:sz="0" w:space="0" w:color="auto"/>
              </w:divBdr>
            </w:div>
            <w:div w:id="1676106204">
              <w:marLeft w:val="0"/>
              <w:marRight w:val="0"/>
              <w:marTop w:val="0"/>
              <w:marBottom w:val="0"/>
              <w:divBdr>
                <w:top w:val="none" w:sz="0" w:space="0" w:color="auto"/>
                <w:left w:val="none" w:sz="0" w:space="0" w:color="auto"/>
                <w:bottom w:val="none" w:sz="0" w:space="0" w:color="auto"/>
                <w:right w:val="none" w:sz="0" w:space="0" w:color="auto"/>
              </w:divBdr>
            </w:div>
            <w:div w:id="2145654632">
              <w:marLeft w:val="0"/>
              <w:marRight w:val="0"/>
              <w:marTop w:val="0"/>
              <w:marBottom w:val="0"/>
              <w:divBdr>
                <w:top w:val="none" w:sz="0" w:space="0" w:color="auto"/>
                <w:left w:val="none" w:sz="0" w:space="0" w:color="auto"/>
                <w:bottom w:val="none" w:sz="0" w:space="0" w:color="auto"/>
                <w:right w:val="none" w:sz="0" w:space="0" w:color="auto"/>
              </w:divBdr>
            </w:div>
            <w:div w:id="279075540">
              <w:marLeft w:val="0"/>
              <w:marRight w:val="0"/>
              <w:marTop w:val="0"/>
              <w:marBottom w:val="0"/>
              <w:divBdr>
                <w:top w:val="none" w:sz="0" w:space="0" w:color="auto"/>
                <w:left w:val="none" w:sz="0" w:space="0" w:color="auto"/>
                <w:bottom w:val="none" w:sz="0" w:space="0" w:color="auto"/>
                <w:right w:val="none" w:sz="0" w:space="0" w:color="auto"/>
              </w:divBdr>
            </w:div>
            <w:div w:id="318116730">
              <w:marLeft w:val="0"/>
              <w:marRight w:val="0"/>
              <w:marTop w:val="0"/>
              <w:marBottom w:val="0"/>
              <w:divBdr>
                <w:top w:val="none" w:sz="0" w:space="0" w:color="auto"/>
                <w:left w:val="none" w:sz="0" w:space="0" w:color="auto"/>
                <w:bottom w:val="none" w:sz="0" w:space="0" w:color="auto"/>
                <w:right w:val="none" w:sz="0" w:space="0" w:color="auto"/>
              </w:divBdr>
            </w:div>
            <w:div w:id="1146319498">
              <w:marLeft w:val="0"/>
              <w:marRight w:val="0"/>
              <w:marTop w:val="0"/>
              <w:marBottom w:val="0"/>
              <w:divBdr>
                <w:top w:val="none" w:sz="0" w:space="0" w:color="auto"/>
                <w:left w:val="none" w:sz="0" w:space="0" w:color="auto"/>
                <w:bottom w:val="none" w:sz="0" w:space="0" w:color="auto"/>
                <w:right w:val="none" w:sz="0" w:space="0" w:color="auto"/>
              </w:divBdr>
            </w:div>
            <w:div w:id="951324987">
              <w:marLeft w:val="0"/>
              <w:marRight w:val="0"/>
              <w:marTop w:val="0"/>
              <w:marBottom w:val="0"/>
              <w:divBdr>
                <w:top w:val="none" w:sz="0" w:space="0" w:color="auto"/>
                <w:left w:val="none" w:sz="0" w:space="0" w:color="auto"/>
                <w:bottom w:val="none" w:sz="0" w:space="0" w:color="auto"/>
                <w:right w:val="none" w:sz="0" w:space="0" w:color="auto"/>
              </w:divBdr>
            </w:div>
            <w:div w:id="448818127">
              <w:marLeft w:val="0"/>
              <w:marRight w:val="0"/>
              <w:marTop w:val="0"/>
              <w:marBottom w:val="0"/>
              <w:divBdr>
                <w:top w:val="none" w:sz="0" w:space="0" w:color="auto"/>
                <w:left w:val="none" w:sz="0" w:space="0" w:color="auto"/>
                <w:bottom w:val="none" w:sz="0" w:space="0" w:color="auto"/>
                <w:right w:val="none" w:sz="0" w:space="0" w:color="auto"/>
              </w:divBdr>
            </w:div>
            <w:div w:id="160583069">
              <w:marLeft w:val="0"/>
              <w:marRight w:val="0"/>
              <w:marTop w:val="0"/>
              <w:marBottom w:val="0"/>
              <w:divBdr>
                <w:top w:val="none" w:sz="0" w:space="0" w:color="auto"/>
                <w:left w:val="none" w:sz="0" w:space="0" w:color="auto"/>
                <w:bottom w:val="none" w:sz="0" w:space="0" w:color="auto"/>
                <w:right w:val="none" w:sz="0" w:space="0" w:color="auto"/>
              </w:divBdr>
            </w:div>
            <w:div w:id="837573291">
              <w:marLeft w:val="0"/>
              <w:marRight w:val="0"/>
              <w:marTop w:val="0"/>
              <w:marBottom w:val="0"/>
              <w:divBdr>
                <w:top w:val="none" w:sz="0" w:space="0" w:color="auto"/>
                <w:left w:val="none" w:sz="0" w:space="0" w:color="auto"/>
                <w:bottom w:val="none" w:sz="0" w:space="0" w:color="auto"/>
                <w:right w:val="none" w:sz="0" w:space="0" w:color="auto"/>
              </w:divBdr>
            </w:div>
            <w:div w:id="89355115">
              <w:marLeft w:val="0"/>
              <w:marRight w:val="0"/>
              <w:marTop w:val="0"/>
              <w:marBottom w:val="0"/>
              <w:divBdr>
                <w:top w:val="none" w:sz="0" w:space="0" w:color="auto"/>
                <w:left w:val="none" w:sz="0" w:space="0" w:color="auto"/>
                <w:bottom w:val="none" w:sz="0" w:space="0" w:color="auto"/>
                <w:right w:val="none" w:sz="0" w:space="0" w:color="auto"/>
              </w:divBdr>
            </w:div>
            <w:div w:id="41684742">
              <w:marLeft w:val="0"/>
              <w:marRight w:val="0"/>
              <w:marTop w:val="0"/>
              <w:marBottom w:val="0"/>
              <w:divBdr>
                <w:top w:val="none" w:sz="0" w:space="0" w:color="auto"/>
                <w:left w:val="none" w:sz="0" w:space="0" w:color="auto"/>
                <w:bottom w:val="none" w:sz="0" w:space="0" w:color="auto"/>
                <w:right w:val="none" w:sz="0" w:space="0" w:color="auto"/>
              </w:divBdr>
            </w:div>
            <w:div w:id="1546720012">
              <w:marLeft w:val="0"/>
              <w:marRight w:val="0"/>
              <w:marTop w:val="0"/>
              <w:marBottom w:val="0"/>
              <w:divBdr>
                <w:top w:val="none" w:sz="0" w:space="0" w:color="auto"/>
                <w:left w:val="none" w:sz="0" w:space="0" w:color="auto"/>
                <w:bottom w:val="none" w:sz="0" w:space="0" w:color="auto"/>
                <w:right w:val="none" w:sz="0" w:space="0" w:color="auto"/>
              </w:divBdr>
            </w:div>
            <w:div w:id="835805514">
              <w:marLeft w:val="0"/>
              <w:marRight w:val="0"/>
              <w:marTop w:val="0"/>
              <w:marBottom w:val="0"/>
              <w:divBdr>
                <w:top w:val="none" w:sz="0" w:space="0" w:color="auto"/>
                <w:left w:val="none" w:sz="0" w:space="0" w:color="auto"/>
                <w:bottom w:val="none" w:sz="0" w:space="0" w:color="auto"/>
                <w:right w:val="none" w:sz="0" w:space="0" w:color="auto"/>
              </w:divBdr>
            </w:div>
            <w:div w:id="1944652277">
              <w:marLeft w:val="0"/>
              <w:marRight w:val="0"/>
              <w:marTop w:val="0"/>
              <w:marBottom w:val="0"/>
              <w:divBdr>
                <w:top w:val="none" w:sz="0" w:space="0" w:color="auto"/>
                <w:left w:val="none" w:sz="0" w:space="0" w:color="auto"/>
                <w:bottom w:val="none" w:sz="0" w:space="0" w:color="auto"/>
                <w:right w:val="none" w:sz="0" w:space="0" w:color="auto"/>
              </w:divBdr>
            </w:div>
            <w:div w:id="186411171">
              <w:marLeft w:val="0"/>
              <w:marRight w:val="0"/>
              <w:marTop w:val="0"/>
              <w:marBottom w:val="0"/>
              <w:divBdr>
                <w:top w:val="none" w:sz="0" w:space="0" w:color="auto"/>
                <w:left w:val="none" w:sz="0" w:space="0" w:color="auto"/>
                <w:bottom w:val="none" w:sz="0" w:space="0" w:color="auto"/>
                <w:right w:val="none" w:sz="0" w:space="0" w:color="auto"/>
              </w:divBdr>
            </w:div>
            <w:div w:id="1300378768">
              <w:marLeft w:val="0"/>
              <w:marRight w:val="0"/>
              <w:marTop w:val="0"/>
              <w:marBottom w:val="0"/>
              <w:divBdr>
                <w:top w:val="none" w:sz="0" w:space="0" w:color="auto"/>
                <w:left w:val="none" w:sz="0" w:space="0" w:color="auto"/>
                <w:bottom w:val="none" w:sz="0" w:space="0" w:color="auto"/>
                <w:right w:val="none" w:sz="0" w:space="0" w:color="auto"/>
              </w:divBdr>
            </w:div>
            <w:div w:id="156307340">
              <w:marLeft w:val="0"/>
              <w:marRight w:val="0"/>
              <w:marTop w:val="0"/>
              <w:marBottom w:val="0"/>
              <w:divBdr>
                <w:top w:val="none" w:sz="0" w:space="0" w:color="auto"/>
                <w:left w:val="none" w:sz="0" w:space="0" w:color="auto"/>
                <w:bottom w:val="none" w:sz="0" w:space="0" w:color="auto"/>
                <w:right w:val="none" w:sz="0" w:space="0" w:color="auto"/>
              </w:divBdr>
            </w:div>
            <w:div w:id="1865628566">
              <w:marLeft w:val="0"/>
              <w:marRight w:val="0"/>
              <w:marTop w:val="0"/>
              <w:marBottom w:val="0"/>
              <w:divBdr>
                <w:top w:val="none" w:sz="0" w:space="0" w:color="auto"/>
                <w:left w:val="none" w:sz="0" w:space="0" w:color="auto"/>
                <w:bottom w:val="none" w:sz="0" w:space="0" w:color="auto"/>
                <w:right w:val="none" w:sz="0" w:space="0" w:color="auto"/>
              </w:divBdr>
            </w:div>
            <w:div w:id="88505082">
              <w:marLeft w:val="0"/>
              <w:marRight w:val="0"/>
              <w:marTop w:val="0"/>
              <w:marBottom w:val="0"/>
              <w:divBdr>
                <w:top w:val="none" w:sz="0" w:space="0" w:color="auto"/>
                <w:left w:val="none" w:sz="0" w:space="0" w:color="auto"/>
                <w:bottom w:val="none" w:sz="0" w:space="0" w:color="auto"/>
                <w:right w:val="none" w:sz="0" w:space="0" w:color="auto"/>
              </w:divBdr>
            </w:div>
            <w:div w:id="2038844484">
              <w:marLeft w:val="0"/>
              <w:marRight w:val="0"/>
              <w:marTop w:val="0"/>
              <w:marBottom w:val="0"/>
              <w:divBdr>
                <w:top w:val="none" w:sz="0" w:space="0" w:color="auto"/>
                <w:left w:val="none" w:sz="0" w:space="0" w:color="auto"/>
                <w:bottom w:val="none" w:sz="0" w:space="0" w:color="auto"/>
                <w:right w:val="none" w:sz="0" w:space="0" w:color="auto"/>
              </w:divBdr>
            </w:div>
            <w:div w:id="1671375093">
              <w:marLeft w:val="0"/>
              <w:marRight w:val="0"/>
              <w:marTop w:val="0"/>
              <w:marBottom w:val="0"/>
              <w:divBdr>
                <w:top w:val="none" w:sz="0" w:space="0" w:color="auto"/>
                <w:left w:val="none" w:sz="0" w:space="0" w:color="auto"/>
                <w:bottom w:val="none" w:sz="0" w:space="0" w:color="auto"/>
                <w:right w:val="none" w:sz="0" w:space="0" w:color="auto"/>
              </w:divBdr>
            </w:div>
            <w:div w:id="1475414835">
              <w:marLeft w:val="0"/>
              <w:marRight w:val="0"/>
              <w:marTop w:val="0"/>
              <w:marBottom w:val="0"/>
              <w:divBdr>
                <w:top w:val="none" w:sz="0" w:space="0" w:color="auto"/>
                <w:left w:val="none" w:sz="0" w:space="0" w:color="auto"/>
                <w:bottom w:val="none" w:sz="0" w:space="0" w:color="auto"/>
                <w:right w:val="none" w:sz="0" w:space="0" w:color="auto"/>
              </w:divBdr>
            </w:div>
            <w:div w:id="969365147">
              <w:marLeft w:val="0"/>
              <w:marRight w:val="0"/>
              <w:marTop w:val="0"/>
              <w:marBottom w:val="0"/>
              <w:divBdr>
                <w:top w:val="none" w:sz="0" w:space="0" w:color="auto"/>
                <w:left w:val="none" w:sz="0" w:space="0" w:color="auto"/>
                <w:bottom w:val="none" w:sz="0" w:space="0" w:color="auto"/>
                <w:right w:val="none" w:sz="0" w:space="0" w:color="auto"/>
              </w:divBdr>
            </w:div>
            <w:div w:id="491988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1200938">
      <w:bodyDiv w:val="1"/>
      <w:marLeft w:val="0"/>
      <w:marRight w:val="0"/>
      <w:marTop w:val="0"/>
      <w:marBottom w:val="0"/>
      <w:divBdr>
        <w:top w:val="none" w:sz="0" w:space="0" w:color="auto"/>
        <w:left w:val="none" w:sz="0" w:space="0" w:color="auto"/>
        <w:bottom w:val="none" w:sz="0" w:space="0" w:color="auto"/>
        <w:right w:val="none" w:sz="0" w:space="0" w:color="auto"/>
      </w:divBdr>
      <w:divsChild>
        <w:div w:id="534319725">
          <w:marLeft w:val="0"/>
          <w:marRight w:val="0"/>
          <w:marTop w:val="0"/>
          <w:marBottom w:val="0"/>
          <w:divBdr>
            <w:top w:val="none" w:sz="0" w:space="0" w:color="auto"/>
            <w:left w:val="none" w:sz="0" w:space="0" w:color="auto"/>
            <w:bottom w:val="none" w:sz="0" w:space="0" w:color="auto"/>
            <w:right w:val="none" w:sz="0" w:space="0" w:color="auto"/>
          </w:divBdr>
          <w:divsChild>
            <w:div w:id="826823292">
              <w:marLeft w:val="0"/>
              <w:marRight w:val="0"/>
              <w:marTop w:val="0"/>
              <w:marBottom w:val="0"/>
              <w:divBdr>
                <w:top w:val="none" w:sz="0" w:space="0" w:color="auto"/>
                <w:left w:val="none" w:sz="0" w:space="0" w:color="auto"/>
                <w:bottom w:val="none" w:sz="0" w:space="0" w:color="auto"/>
                <w:right w:val="none" w:sz="0" w:space="0" w:color="auto"/>
              </w:divBdr>
            </w:div>
            <w:div w:id="2083024216">
              <w:marLeft w:val="1440"/>
              <w:marRight w:val="0"/>
              <w:marTop w:val="0"/>
              <w:marBottom w:val="0"/>
              <w:divBdr>
                <w:top w:val="none" w:sz="0" w:space="0" w:color="auto"/>
                <w:left w:val="none" w:sz="0" w:space="0" w:color="auto"/>
                <w:bottom w:val="none" w:sz="0" w:space="0" w:color="auto"/>
                <w:right w:val="none" w:sz="0" w:space="0" w:color="auto"/>
              </w:divBdr>
            </w:div>
            <w:div w:id="2102557808">
              <w:marLeft w:val="1440"/>
              <w:marRight w:val="0"/>
              <w:marTop w:val="0"/>
              <w:marBottom w:val="0"/>
              <w:divBdr>
                <w:top w:val="none" w:sz="0" w:space="0" w:color="auto"/>
                <w:left w:val="none" w:sz="0" w:space="0" w:color="auto"/>
                <w:bottom w:val="none" w:sz="0" w:space="0" w:color="auto"/>
                <w:right w:val="none" w:sz="0" w:space="0" w:color="auto"/>
              </w:divBdr>
            </w:div>
            <w:div w:id="206575556">
              <w:marLeft w:val="1440"/>
              <w:marRight w:val="0"/>
              <w:marTop w:val="0"/>
              <w:marBottom w:val="0"/>
              <w:divBdr>
                <w:top w:val="none" w:sz="0" w:space="0" w:color="auto"/>
                <w:left w:val="none" w:sz="0" w:space="0" w:color="auto"/>
                <w:bottom w:val="none" w:sz="0" w:space="0" w:color="auto"/>
                <w:right w:val="none" w:sz="0" w:space="0" w:color="auto"/>
              </w:divBdr>
            </w:div>
            <w:div w:id="1335953830">
              <w:marLeft w:val="1440"/>
              <w:marRight w:val="0"/>
              <w:marTop w:val="0"/>
              <w:marBottom w:val="0"/>
              <w:divBdr>
                <w:top w:val="none" w:sz="0" w:space="0" w:color="auto"/>
                <w:left w:val="none" w:sz="0" w:space="0" w:color="auto"/>
                <w:bottom w:val="none" w:sz="0" w:space="0" w:color="auto"/>
                <w:right w:val="none" w:sz="0" w:space="0" w:color="auto"/>
              </w:divBdr>
            </w:div>
            <w:div w:id="726686135">
              <w:marLeft w:val="1440"/>
              <w:marRight w:val="0"/>
              <w:marTop w:val="0"/>
              <w:marBottom w:val="0"/>
              <w:divBdr>
                <w:top w:val="none" w:sz="0" w:space="0" w:color="auto"/>
                <w:left w:val="none" w:sz="0" w:space="0" w:color="auto"/>
                <w:bottom w:val="none" w:sz="0" w:space="0" w:color="auto"/>
                <w:right w:val="none" w:sz="0" w:space="0" w:color="auto"/>
              </w:divBdr>
            </w:div>
            <w:div w:id="1789085718">
              <w:marLeft w:val="1440"/>
              <w:marRight w:val="0"/>
              <w:marTop w:val="0"/>
              <w:marBottom w:val="0"/>
              <w:divBdr>
                <w:top w:val="none" w:sz="0" w:space="0" w:color="auto"/>
                <w:left w:val="none" w:sz="0" w:space="0" w:color="auto"/>
                <w:bottom w:val="none" w:sz="0" w:space="0" w:color="auto"/>
                <w:right w:val="none" w:sz="0" w:space="0" w:color="auto"/>
              </w:divBdr>
            </w:div>
            <w:div w:id="501700786">
              <w:marLeft w:val="0"/>
              <w:marRight w:val="0"/>
              <w:marTop w:val="0"/>
              <w:marBottom w:val="0"/>
              <w:divBdr>
                <w:top w:val="none" w:sz="0" w:space="0" w:color="auto"/>
                <w:left w:val="none" w:sz="0" w:space="0" w:color="auto"/>
                <w:bottom w:val="none" w:sz="0" w:space="0" w:color="auto"/>
                <w:right w:val="none" w:sz="0" w:space="0" w:color="auto"/>
              </w:divBdr>
            </w:div>
            <w:div w:id="926813392">
              <w:marLeft w:val="1440"/>
              <w:marRight w:val="0"/>
              <w:marTop w:val="0"/>
              <w:marBottom w:val="0"/>
              <w:divBdr>
                <w:top w:val="none" w:sz="0" w:space="0" w:color="auto"/>
                <w:left w:val="none" w:sz="0" w:space="0" w:color="auto"/>
                <w:bottom w:val="none" w:sz="0" w:space="0" w:color="auto"/>
                <w:right w:val="none" w:sz="0" w:space="0" w:color="auto"/>
              </w:divBdr>
            </w:div>
            <w:div w:id="536547751">
              <w:marLeft w:val="1440"/>
              <w:marRight w:val="0"/>
              <w:marTop w:val="0"/>
              <w:marBottom w:val="0"/>
              <w:divBdr>
                <w:top w:val="none" w:sz="0" w:space="0" w:color="auto"/>
                <w:left w:val="none" w:sz="0" w:space="0" w:color="auto"/>
                <w:bottom w:val="none" w:sz="0" w:space="0" w:color="auto"/>
                <w:right w:val="none" w:sz="0" w:space="0" w:color="auto"/>
              </w:divBdr>
            </w:div>
            <w:div w:id="870264074">
              <w:marLeft w:val="1440"/>
              <w:marRight w:val="0"/>
              <w:marTop w:val="0"/>
              <w:marBottom w:val="0"/>
              <w:divBdr>
                <w:top w:val="none" w:sz="0" w:space="0" w:color="auto"/>
                <w:left w:val="none" w:sz="0" w:space="0" w:color="auto"/>
                <w:bottom w:val="none" w:sz="0" w:space="0" w:color="auto"/>
                <w:right w:val="none" w:sz="0" w:space="0" w:color="auto"/>
              </w:divBdr>
            </w:div>
            <w:div w:id="1982616649">
              <w:marLeft w:val="1440"/>
              <w:marRight w:val="0"/>
              <w:marTop w:val="0"/>
              <w:marBottom w:val="0"/>
              <w:divBdr>
                <w:top w:val="none" w:sz="0" w:space="0" w:color="auto"/>
                <w:left w:val="none" w:sz="0" w:space="0" w:color="auto"/>
                <w:bottom w:val="none" w:sz="0" w:space="0" w:color="auto"/>
                <w:right w:val="none" w:sz="0" w:space="0" w:color="auto"/>
              </w:divBdr>
            </w:div>
            <w:div w:id="263271888">
              <w:marLeft w:val="1440"/>
              <w:marRight w:val="0"/>
              <w:marTop w:val="0"/>
              <w:marBottom w:val="0"/>
              <w:divBdr>
                <w:top w:val="none" w:sz="0" w:space="0" w:color="auto"/>
                <w:left w:val="none" w:sz="0" w:space="0" w:color="auto"/>
                <w:bottom w:val="none" w:sz="0" w:space="0" w:color="auto"/>
                <w:right w:val="none" w:sz="0" w:space="0" w:color="auto"/>
              </w:divBdr>
            </w:div>
            <w:div w:id="193081247">
              <w:marLeft w:val="0"/>
              <w:marRight w:val="0"/>
              <w:marTop w:val="0"/>
              <w:marBottom w:val="0"/>
              <w:divBdr>
                <w:top w:val="none" w:sz="0" w:space="0" w:color="auto"/>
                <w:left w:val="none" w:sz="0" w:space="0" w:color="auto"/>
                <w:bottom w:val="none" w:sz="0" w:space="0" w:color="auto"/>
                <w:right w:val="none" w:sz="0" w:space="0" w:color="auto"/>
              </w:divBdr>
            </w:div>
            <w:div w:id="2087919832">
              <w:marLeft w:val="0"/>
              <w:marRight w:val="0"/>
              <w:marTop w:val="0"/>
              <w:marBottom w:val="0"/>
              <w:divBdr>
                <w:top w:val="none" w:sz="0" w:space="0" w:color="auto"/>
                <w:left w:val="none" w:sz="0" w:space="0" w:color="auto"/>
                <w:bottom w:val="none" w:sz="0" w:space="0" w:color="auto"/>
                <w:right w:val="none" w:sz="0" w:space="0" w:color="auto"/>
              </w:divBdr>
            </w:div>
            <w:div w:id="179903671">
              <w:marLeft w:val="1440"/>
              <w:marRight w:val="0"/>
              <w:marTop w:val="0"/>
              <w:marBottom w:val="0"/>
              <w:divBdr>
                <w:top w:val="none" w:sz="0" w:space="0" w:color="auto"/>
                <w:left w:val="none" w:sz="0" w:space="0" w:color="auto"/>
                <w:bottom w:val="none" w:sz="0" w:space="0" w:color="auto"/>
                <w:right w:val="none" w:sz="0" w:space="0" w:color="auto"/>
              </w:divBdr>
            </w:div>
            <w:div w:id="512493008">
              <w:marLeft w:val="1440"/>
              <w:marRight w:val="0"/>
              <w:marTop w:val="0"/>
              <w:marBottom w:val="0"/>
              <w:divBdr>
                <w:top w:val="none" w:sz="0" w:space="0" w:color="auto"/>
                <w:left w:val="none" w:sz="0" w:space="0" w:color="auto"/>
                <w:bottom w:val="none" w:sz="0" w:space="0" w:color="auto"/>
                <w:right w:val="none" w:sz="0" w:space="0" w:color="auto"/>
              </w:divBdr>
            </w:div>
            <w:div w:id="51320938">
              <w:marLeft w:val="1440"/>
              <w:marRight w:val="0"/>
              <w:marTop w:val="0"/>
              <w:marBottom w:val="0"/>
              <w:divBdr>
                <w:top w:val="none" w:sz="0" w:space="0" w:color="auto"/>
                <w:left w:val="none" w:sz="0" w:space="0" w:color="auto"/>
                <w:bottom w:val="none" w:sz="0" w:space="0" w:color="auto"/>
                <w:right w:val="none" w:sz="0" w:space="0" w:color="auto"/>
              </w:divBdr>
            </w:div>
            <w:div w:id="930354788">
              <w:marLeft w:val="1440"/>
              <w:marRight w:val="0"/>
              <w:marTop w:val="0"/>
              <w:marBottom w:val="0"/>
              <w:divBdr>
                <w:top w:val="none" w:sz="0" w:space="0" w:color="auto"/>
                <w:left w:val="none" w:sz="0" w:space="0" w:color="auto"/>
                <w:bottom w:val="none" w:sz="0" w:space="0" w:color="auto"/>
                <w:right w:val="none" w:sz="0" w:space="0" w:color="auto"/>
              </w:divBdr>
            </w:div>
            <w:div w:id="349843285">
              <w:marLeft w:val="1440"/>
              <w:marRight w:val="0"/>
              <w:marTop w:val="0"/>
              <w:marBottom w:val="0"/>
              <w:divBdr>
                <w:top w:val="none" w:sz="0" w:space="0" w:color="auto"/>
                <w:left w:val="none" w:sz="0" w:space="0" w:color="auto"/>
                <w:bottom w:val="none" w:sz="0" w:space="0" w:color="auto"/>
                <w:right w:val="none" w:sz="0" w:space="0" w:color="auto"/>
              </w:divBdr>
            </w:div>
            <w:div w:id="1522820461">
              <w:marLeft w:val="0"/>
              <w:marRight w:val="0"/>
              <w:marTop w:val="0"/>
              <w:marBottom w:val="0"/>
              <w:divBdr>
                <w:top w:val="none" w:sz="0" w:space="0" w:color="auto"/>
                <w:left w:val="none" w:sz="0" w:space="0" w:color="auto"/>
                <w:bottom w:val="none" w:sz="0" w:space="0" w:color="auto"/>
                <w:right w:val="none" w:sz="0" w:space="0" w:color="auto"/>
              </w:divBdr>
            </w:div>
            <w:div w:id="940458821">
              <w:marLeft w:val="0"/>
              <w:marRight w:val="0"/>
              <w:marTop w:val="0"/>
              <w:marBottom w:val="0"/>
              <w:divBdr>
                <w:top w:val="none" w:sz="0" w:space="0" w:color="auto"/>
                <w:left w:val="none" w:sz="0" w:space="0" w:color="auto"/>
                <w:bottom w:val="none" w:sz="0" w:space="0" w:color="auto"/>
                <w:right w:val="none" w:sz="0" w:space="0" w:color="auto"/>
              </w:divBdr>
            </w:div>
            <w:div w:id="1193347112">
              <w:marLeft w:val="1440"/>
              <w:marRight w:val="0"/>
              <w:marTop w:val="0"/>
              <w:marBottom w:val="0"/>
              <w:divBdr>
                <w:top w:val="none" w:sz="0" w:space="0" w:color="auto"/>
                <w:left w:val="none" w:sz="0" w:space="0" w:color="auto"/>
                <w:bottom w:val="none" w:sz="0" w:space="0" w:color="auto"/>
                <w:right w:val="none" w:sz="0" w:space="0" w:color="auto"/>
              </w:divBdr>
            </w:div>
            <w:div w:id="2080470483">
              <w:marLeft w:val="1440"/>
              <w:marRight w:val="0"/>
              <w:marTop w:val="0"/>
              <w:marBottom w:val="0"/>
              <w:divBdr>
                <w:top w:val="none" w:sz="0" w:space="0" w:color="auto"/>
                <w:left w:val="none" w:sz="0" w:space="0" w:color="auto"/>
                <w:bottom w:val="none" w:sz="0" w:space="0" w:color="auto"/>
                <w:right w:val="none" w:sz="0" w:space="0" w:color="auto"/>
              </w:divBdr>
            </w:div>
            <w:div w:id="1075662430">
              <w:marLeft w:val="1440"/>
              <w:marRight w:val="0"/>
              <w:marTop w:val="0"/>
              <w:marBottom w:val="0"/>
              <w:divBdr>
                <w:top w:val="none" w:sz="0" w:space="0" w:color="auto"/>
                <w:left w:val="none" w:sz="0" w:space="0" w:color="auto"/>
                <w:bottom w:val="none" w:sz="0" w:space="0" w:color="auto"/>
                <w:right w:val="none" w:sz="0" w:space="0" w:color="auto"/>
              </w:divBdr>
            </w:div>
            <w:div w:id="220333614">
              <w:marLeft w:val="1440"/>
              <w:marRight w:val="0"/>
              <w:marTop w:val="0"/>
              <w:marBottom w:val="0"/>
              <w:divBdr>
                <w:top w:val="none" w:sz="0" w:space="0" w:color="auto"/>
                <w:left w:val="none" w:sz="0" w:space="0" w:color="auto"/>
                <w:bottom w:val="none" w:sz="0" w:space="0" w:color="auto"/>
                <w:right w:val="none" w:sz="0" w:space="0" w:color="auto"/>
              </w:divBdr>
            </w:div>
            <w:div w:id="794256803">
              <w:marLeft w:val="1440"/>
              <w:marRight w:val="0"/>
              <w:marTop w:val="0"/>
              <w:marBottom w:val="0"/>
              <w:divBdr>
                <w:top w:val="none" w:sz="0" w:space="0" w:color="auto"/>
                <w:left w:val="none" w:sz="0" w:space="0" w:color="auto"/>
                <w:bottom w:val="none" w:sz="0" w:space="0" w:color="auto"/>
                <w:right w:val="none" w:sz="0" w:space="0" w:color="auto"/>
              </w:divBdr>
            </w:div>
            <w:div w:id="1196894894">
              <w:marLeft w:val="0"/>
              <w:marRight w:val="0"/>
              <w:marTop w:val="0"/>
              <w:marBottom w:val="0"/>
              <w:divBdr>
                <w:top w:val="none" w:sz="0" w:space="0" w:color="auto"/>
                <w:left w:val="none" w:sz="0" w:space="0" w:color="auto"/>
                <w:bottom w:val="none" w:sz="0" w:space="0" w:color="auto"/>
                <w:right w:val="none" w:sz="0" w:space="0" w:color="auto"/>
              </w:divBdr>
            </w:div>
            <w:div w:id="1929195573">
              <w:marLeft w:val="0"/>
              <w:marRight w:val="0"/>
              <w:marTop w:val="0"/>
              <w:marBottom w:val="0"/>
              <w:divBdr>
                <w:top w:val="none" w:sz="0" w:space="0" w:color="auto"/>
                <w:left w:val="none" w:sz="0" w:space="0" w:color="auto"/>
                <w:bottom w:val="none" w:sz="0" w:space="0" w:color="auto"/>
                <w:right w:val="none" w:sz="0" w:space="0" w:color="auto"/>
              </w:divBdr>
            </w:div>
            <w:div w:id="1800764674">
              <w:marLeft w:val="1440"/>
              <w:marRight w:val="0"/>
              <w:marTop w:val="0"/>
              <w:marBottom w:val="0"/>
              <w:divBdr>
                <w:top w:val="none" w:sz="0" w:space="0" w:color="auto"/>
                <w:left w:val="none" w:sz="0" w:space="0" w:color="auto"/>
                <w:bottom w:val="none" w:sz="0" w:space="0" w:color="auto"/>
                <w:right w:val="none" w:sz="0" w:space="0" w:color="auto"/>
              </w:divBdr>
            </w:div>
            <w:div w:id="1457942901">
              <w:marLeft w:val="1440"/>
              <w:marRight w:val="0"/>
              <w:marTop w:val="0"/>
              <w:marBottom w:val="0"/>
              <w:divBdr>
                <w:top w:val="none" w:sz="0" w:space="0" w:color="auto"/>
                <w:left w:val="none" w:sz="0" w:space="0" w:color="auto"/>
                <w:bottom w:val="none" w:sz="0" w:space="0" w:color="auto"/>
                <w:right w:val="none" w:sz="0" w:space="0" w:color="auto"/>
              </w:divBdr>
            </w:div>
            <w:div w:id="1136676842">
              <w:marLeft w:val="1440"/>
              <w:marRight w:val="0"/>
              <w:marTop w:val="0"/>
              <w:marBottom w:val="0"/>
              <w:divBdr>
                <w:top w:val="none" w:sz="0" w:space="0" w:color="auto"/>
                <w:left w:val="none" w:sz="0" w:space="0" w:color="auto"/>
                <w:bottom w:val="none" w:sz="0" w:space="0" w:color="auto"/>
                <w:right w:val="none" w:sz="0" w:space="0" w:color="auto"/>
              </w:divBdr>
            </w:div>
            <w:div w:id="1667241348">
              <w:marLeft w:val="1440"/>
              <w:marRight w:val="0"/>
              <w:marTop w:val="0"/>
              <w:marBottom w:val="0"/>
              <w:divBdr>
                <w:top w:val="none" w:sz="0" w:space="0" w:color="auto"/>
                <w:left w:val="none" w:sz="0" w:space="0" w:color="auto"/>
                <w:bottom w:val="none" w:sz="0" w:space="0" w:color="auto"/>
                <w:right w:val="none" w:sz="0" w:space="0" w:color="auto"/>
              </w:divBdr>
            </w:div>
            <w:div w:id="1922981678">
              <w:marLeft w:val="1440"/>
              <w:marRight w:val="0"/>
              <w:marTop w:val="0"/>
              <w:marBottom w:val="0"/>
              <w:divBdr>
                <w:top w:val="none" w:sz="0" w:space="0" w:color="auto"/>
                <w:left w:val="none" w:sz="0" w:space="0" w:color="auto"/>
                <w:bottom w:val="none" w:sz="0" w:space="0" w:color="auto"/>
                <w:right w:val="none" w:sz="0" w:space="0" w:color="auto"/>
              </w:divBdr>
            </w:div>
            <w:div w:id="291181747">
              <w:marLeft w:val="0"/>
              <w:marRight w:val="0"/>
              <w:marTop w:val="0"/>
              <w:marBottom w:val="0"/>
              <w:divBdr>
                <w:top w:val="none" w:sz="0" w:space="0" w:color="auto"/>
                <w:left w:val="none" w:sz="0" w:space="0" w:color="auto"/>
                <w:bottom w:val="none" w:sz="0" w:space="0" w:color="auto"/>
                <w:right w:val="none" w:sz="0" w:space="0" w:color="auto"/>
              </w:divBdr>
            </w:div>
            <w:div w:id="468979768">
              <w:marLeft w:val="0"/>
              <w:marRight w:val="0"/>
              <w:marTop w:val="0"/>
              <w:marBottom w:val="0"/>
              <w:divBdr>
                <w:top w:val="none" w:sz="0" w:space="0" w:color="auto"/>
                <w:left w:val="none" w:sz="0" w:space="0" w:color="auto"/>
                <w:bottom w:val="none" w:sz="0" w:space="0" w:color="auto"/>
                <w:right w:val="none" w:sz="0" w:space="0" w:color="auto"/>
              </w:divBdr>
            </w:div>
            <w:div w:id="966353999">
              <w:marLeft w:val="1440"/>
              <w:marRight w:val="0"/>
              <w:marTop w:val="0"/>
              <w:marBottom w:val="0"/>
              <w:divBdr>
                <w:top w:val="none" w:sz="0" w:space="0" w:color="auto"/>
                <w:left w:val="none" w:sz="0" w:space="0" w:color="auto"/>
                <w:bottom w:val="none" w:sz="0" w:space="0" w:color="auto"/>
                <w:right w:val="none" w:sz="0" w:space="0" w:color="auto"/>
              </w:divBdr>
            </w:div>
            <w:div w:id="1444762868">
              <w:marLeft w:val="1440"/>
              <w:marRight w:val="0"/>
              <w:marTop w:val="0"/>
              <w:marBottom w:val="0"/>
              <w:divBdr>
                <w:top w:val="none" w:sz="0" w:space="0" w:color="auto"/>
                <w:left w:val="none" w:sz="0" w:space="0" w:color="auto"/>
                <w:bottom w:val="none" w:sz="0" w:space="0" w:color="auto"/>
                <w:right w:val="none" w:sz="0" w:space="0" w:color="auto"/>
              </w:divBdr>
            </w:div>
            <w:div w:id="849836411">
              <w:marLeft w:val="1440"/>
              <w:marRight w:val="0"/>
              <w:marTop w:val="0"/>
              <w:marBottom w:val="0"/>
              <w:divBdr>
                <w:top w:val="none" w:sz="0" w:space="0" w:color="auto"/>
                <w:left w:val="none" w:sz="0" w:space="0" w:color="auto"/>
                <w:bottom w:val="none" w:sz="0" w:space="0" w:color="auto"/>
                <w:right w:val="none" w:sz="0" w:space="0" w:color="auto"/>
              </w:divBdr>
            </w:div>
            <w:div w:id="139350273">
              <w:marLeft w:val="1440"/>
              <w:marRight w:val="0"/>
              <w:marTop w:val="0"/>
              <w:marBottom w:val="0"/>
              <w:divBdr>
                <w:top w:val="none" w:sz="0" w:space="0" w:color="auto"/>
                <w:left w:val="none" w:sz="0" w:space="0" w:color="auto"/>
                <w:bottom w:val="none" w:sz="0" w:space="0" w:color="auto"/>
                <w:right w:val="none" w:sz="0" w:space="0" w:color="auto"/>
              </w:divBdr>
            </w:div>
            <w:div w:id="998846359">
              <w:marLeft w:val="1440"/>
              <w:marRight w:val="0"/>
              <w:marTop w:val="0"/>
              <w:marBottom w:val="0"/>
              <w:divBdr>
                <w:top w:val="none" w:sz="0" w:space="0" w:color="auto"/>
                <w:left w:val="none" w:sz="0" w:space="0" w:color="auto"/>
                <w:bottom w:val="none" w:sz="0" w:space="0" w:color="auto"/>
                <w:right w:val="none" w:sz="0" w:space="0" w:color="auto"/>
              </w:divBdr>
            </w:div>
            <w:div w:id="1021510411">
              <w:marLeft w:val="0"/>
              <w:marRight w:val="0"/>
              <w:marTop w:val="0"/>
              <w:marBottom w:val="0"/>
              <w:divBdr>
                <w:top w:val="none" w:sz="0" w:space="0" w:color="auto"/>
                <w:left w:val="none" w:sz="0" w:space="0" w:color="auto"/>
                <w:bottom w:val="none" w:sz="0" w:space="0" w:color="auto"/>
                <w:right w:val="none" w:sz="0" w:space="0" w:color="auto"/>
              </w:divBdr>
            </w:div>
            <w:div w:id="959608751">
              <w:marLeft w:val="0"/>
              <w:marRight w:val="0"/>
              <w:marTop w:val="0"/>
              <w:marBottom w:val="0"/>
              <w:divBdr>
                <w:top w:val="none" w:sz="0" w:space="0" w:color="auto"/>
                <w:left w:val="none" w:sz="0" w:space="0" w:color="auto"/>
                <w:bottom w:val="none" w:sz="0" w:space="0" w:color="auto"/>
                <w:right w:val="none" w:sz="0" w:space="0" w:color="auto"/>
              </w:divBdr>
            </w:div>
            <w:div w:id="283468238">
              <w:marLeft w:val="1440"/>
              <w:marRight w:val="0"/>
              <w:marTop w:val="0"/>
              <w:marBottom w:val="0"/>
              <w:divBdr>
                <w:top w:val="none" w:sz="0" w:space="0" w:color="auto"/>
                <w:left w:val="none" w:sz="0" w:space="0" w:color="auto"/>
                <w:bottom w:val="none" w:sz="0" w:space="0" w:color="auto"/>
                <w:right w:val="none" w:sz="0" w:space="0" w:color="auto"/>
              </w:divBdr>
            </w:div>
            <w:div w:id="1387147150">
              <w:marLeft w:val="1440"/>
              <w:marRight w:val="0"/>
              <w:marTop w:val="0"/>
              <w:marBottom w:val="0"/>
              <w:divBdr>
                <w:top w:val="none" w:sz="0" w:space="0" w:color="auto"/>
                <w:left w:val="none" w:sz="0" w:space="0" w:color="auto"/>
                <w:bottom w:val="none" w:sz="0" w:space="0" w:color="auto"/>
                <w:right w:val="none" w:sz="0" w:space="0" w:color="auto"/>
              </w:divBdr>
            </w:div>
            <w:div w:id="1679842974">
              <w:marLeft w:val="1440"/>
              <w:marRight w:val="0"/>
              <w:marTop w:val="0"/>
              <w:marBottom w:val="0"/>
              <w:divBdr>
                <w:top w:val="none" w:sz="0" w:space="0" w:color="auto"/>
                <w:left w:val="none" w:sz="0" w:space="0" w:color="auto"/>
                <w:bottom w:val="none" w:sz="0" w:space="0" w:color="auto"/>
                <w:right w:val="none" w:sz="0" w:space="0" w:color="auto"/>
              </w:divBdr>
            </w:div>
            <w:div w:id="2018917888">
              <w:marLeft w:val="1440"/>
              <w:marRight w:val="0"/>
              <w:marTop w:val="0"/>
              <w:marBottom w:val="0"/>
              <w:divBdr>
                <w:top w:val="none" w:sz="0" w:space="0" w:color="auto"/>
                <w:left w:val="none" w:sz="0" w:space="0" w:color="auto"/>
                <w:bottom w:val="none" w:sz="0" w:space="0" w:color="auto"/>
                <w:right w:val="none" w:sz="0" w:space="0" w:color="auto"/>
              </w:divBdr>
            </w:div>
            <w:div w:id="366106097">
              <w:marLeft w:val="1440"/>
              <w:marRight w:val="0"/>
              <w:marTop w:val="0"/>
              <w:marBottom w:val="0"/>
              <w:divBdr>
                <w:top w:val="none" w:sz="0" w:space="0" w:color="auto"/>
                <w:left w:val="none" w:sz="0" w:space="0" w:color="auto"/>
                <w:bottom w:val="none" w:sz="0" w:space="0" w:color="auto"/>
                <w:right w:val="none" w:sz="0" w:space="0" w:color="auto"/>
              </w:divBdr>
            </w:div>
            <w:div w:id="646783734">
              <w:marLeft w:val="0"/>
              <w:marRight w:val="0"/>
              <w:marTop w:val="0"/>
              <w:marBottom w:val="0"/>
              <w:divBdr>
                <w:top w:val="none" w:sz="0" w:space="0" w:color="auto"/>
                <w:left w:val="none" w:sz="0" w:space="0" w:color="auto"/>
                <w:bottom w:val="none" w:sz="0" w:space="0" w:color="auto"/>
                <w:right w:val="none" w:sz="0" w:space="0" w:color="auto"/>
              </w:divBdr>
            </w:div>
            <w:div w:id="1110903232">
              <w:marLeft w:val="0"/>
              <w:marRight w:val="0"/>
              <w:marTop w:val="0"/>
              <w:marBottom w:val="0"/>
              <w:divBdr>
                <w:top w:val="none" w:sz="0" w:space="0" w:color="auto"/>
                <w:left w:val="none" w:sz="0" w:space="0" w:color="auto"/>
                <w:bottom w:val="none" w:sz="0" w:space="0" w:color="auto"/>
                <w:right w:val="none" w:sz="0" w:space="0" w:color="auto"/>
              </w:divBdr>
            </w:div>
            <w:div w:id="41907093">
              <w:marLeft w:val="1440"/>
              <w:marRight w:val="0"/>
              <w:marTop w:val="0"/>
              <w:marBottom w:val="0"/>
              <w:divBdr>
                <w:top w:val="none" w:sz="0" w:space="0" w:color="auto"/>
                <w:left w:val="none" w:sz="0" w:space="0" w:color="auto"/>
                <w:bottom w:val="none" w:sz="0" w:space="0" w:color="auto"/>
                <w:right w:val="none" w:sz="0" w:space="0" w:color="auto"/>
              </w:divBdr>
            </w:div>
            <w:div w:id="1167012736">
              <w:marLeft w:val="1440"/>
              <w:marRight w:val="0"/>
              <w:marTop w:val="0"/>
              <w:marBottom w:val="0"/>
              <w:divBdr>
                <w:top w:val="none" w:sz="0" w:space="0" w:color="auto"/>
                <w:left w:val="none" w:sz="0" w:space="0" w:color="auto"/>
                <w:bottom w:val="none" w:sz="0" w:space="0" w:color="auto"/>
                <w:right w:val="none" w:sz="0" w:space="0" w:color="auto"/>
              </w:divBdr>
            </w:div>
            <w:div w:id="1552109580">
              <w:marLeft w:val="1440"/>
              <w:marRight w:val="0"/>
              <w:marTop w:val="0"/>
              <w:marBottom w:val="0"/>
              <w:divBdr>
                <w:top w:val="none" w:sz="0" w:space="0" w:color="auto"/>
                <w:left w:val="none" w:sz="0" w:space="0" w:color="auto"/>
                <w:bottom w:val="none" w:sz="0" w:space="0" w:color="auto"/>
                <w:right w:val="none" w:sz="0" w:space="0" w:color="auto"/>
              </w:divBdr>
            </w:div>
            <w:div w:id="1821383603">
              <w:marLeft w:val="1440"/>
              <w:marRight w:val="0"/>
              <w:marTop w:val="0"/>
              <w:marBottom w:val="0"/>
              <w:divBdr>
                <w:top w:val="none" w:sz="0" w:space="0" w:color="auto"/>
                <w:left w:val="none" w:sz="0" w:space="0" w:color="auto"/>
                <w:bottom w:val="none" w:sz="0" w:space="0" w:color="auto"/>
                <w:right w:val="none" w:sz="0" w:space="0" w:color="auto"/>
              </w:divBdr>
            </w:div>
            <w:div w:id="1122647654">
              <w:marLeft w:val="1440"/>
              <w:marRight w:val="0"/>
              <w:marTop w:val="0"/>
              <w:marBottom w:val="0"/>
              <w:divBdr>
                <w:top w:val="none" w:sz="0" w:space="0" w:color="auto"/>
                <w:left w:val="none" w:sz="0" w:space="0" w:color="auto"/>
                <w:bottom w:val="none" w:sz="0" w:space="0" w:color="auto"/>
                <w:right w:val="none" w:sz="0" w:space="0" w:color="auto"/>
              </w:divBdr>
            </w:div>
            <w:div w:id="1864247749">
              <w:marLeft w:val="0"/>
              <w:marRight w:val="0"/>
              <w:marTop w:val="0"/>
              <w:marBottom w:val="0"/>
              <w:divBdr>
                <w:top w:val="none" w:sz="0" w:space="0" w:color="auto"/>
                <w:left w:val="none" w:sz="0" w:space="0" w:color="auto"/>
                <w:bottom w:val="none" w:sz="0" w:space="0" w:color="auto"/>
                <w:right w:val="none" w:sz="0" w:space="0" w:color="auto"/>
              </w:divBdr>
            </w:div>
            <w:div w:id="1871336738">
              <w:marLeft w:val="0"/>
              <w:marRight w:val="0"/>
              <w:marTop w:val="0"/>
              <w:marBottom w:val="0"/>
              <w:divBdr>
                <w:top w:val="none" w:sz="0" w:space="0" w:color="auto"/>
                <w:left w:val="none" w:sz="0" w:space="0" w:color="auto"/>
                <w:bottom w:val="none" w:sz="0" w:space="0" w:color="auto"/>
                <w:right w:val="none" w:sz="0" w:space="0" w:color="auto"/>
              </w:divBdr>
            </w:div>
            <w:div w:id="262614600">
              <w:marLeft w:val="1440"/>
              <w:marRight w:val="0"/>
              <w:marTop w:val="0"/>
              <w:marBottom w:val="0"/>
              <w:divBdr>
                <w:top w:val="none" w:sz="0" w:space="0" w:color="auto"/>
                <w:left w:val="none" w:sz="0" w:space="0" w:color="auto"/>
                <w:bottom w:val="none" w:sz="0" w:space="0" w:color="auto"/>
                <w:right w:val="none" w:sz="0" w:space="0" w:color="auto"/>
              </w:divBdr>
            </w:div>
            <w:div w:id="632176638">
              <w:marLeft w:val="1440"/>
              <w:marRight w:val="0"/>
              <w:marTop w:val="0"/>
              <w:marBottom w:val="0"/>
              <w:divBdr>
                <w:top w:val="none" w:sz="0" w:space="0" w:color="auto"/>
                <w:left w:val="none" w:sz="0" w:space="0" w:color="auto"/>
                <w:bottom w:val="none" w:sz="0" w:space="0" w:color="auto"/>
                <w:right w:val="none" w:sz="0" w:space="0" w:color="auto"/>
              </w:divBdr>
            </w:div>
            <w:div w:id="560023617">
              <w:marLeft w:val="1440"/>
              <w:marRight w:val="0"/>
              <w:marTop w:val="0"/>
              <w:marBottom w:val="0"/>
              <w:divBdr>
                <w:top w:val="none" w:sz="0" w:space="0" w:color="auto"/>
                <w:left w:val="none" w:sz="0" w:space="0" w:color="auto"/>
                <w:bottom w:val="none" w:sz="0" w:space="0" w:color="auto"/>
                <w:right w:val="none" w:sz="0" w:space="0" w:color="auto"/>
              </w:divBdr>
            </w:div>
            <w:div w:id="2129421732">
              <w:marLeft w:val="1440"/>
              <w:marRight w:val="0"/>
              <w:marTop w:val="0"/>
              <w:marBottom w:val="0"/>
              <w:divBdr>
                <w:top w:val="none" w:sz="0" w:space="0" w:color="auto"/>
                <w:left w:val="none" w:sz="0" w:space="0" w:color="auto"/>
                <w:bottom w:val="none" w:sz="0" w:space="0" w:color="auto"/>
                <w:right w:val="none" w:sz="0" w:space="0" w:color="auto"/>
              </w:divBdr>
            </w:div>
            <w:div w:id="1545558323">
              <w:marLeft w:val="1440"/>
              <w:marRight w:val="0"/>
              <w:marTop w:val="0"/>
              <w:marBottom w:val="0"/>
              <w:divBdr>
                <w:top w:val="none" w:sz="0" w:space="0" w:color="auto"/>
                <w:left w:val="none" w:sz="0" w:space="0" w:color="auto"/>
                <w:bottom w:val="none" w:sz="0" w:space="0" w:color="auto"/>
                <w:right w:val="none" w:sz="0" w:space="0" w:color="auto"/>
              </w:divBdr>
            </w:div>
            <w:div w:id="690882365">
              <w:marLeft w:val="0"/>
              <w:marRight w:val="0"/>
              <w:marTop w:val="0"/>
              <w:marBottom w:val="0"/>
              <w:divBdr>
                <w:top w:val="none" w:sz="0" w:space="0" w:color="auto"/>
                <w:left w:val="none" w:sz="0" w:space="0" w:color="auto"/>
                <w:bottom w:val="none" w:sz="0" w:space="0" w:color="auto"/>
                <w:right w:val="none" w:sz="0" w:space="0" w:color="auto"/>
              </w:divBdr>
            </w:div>
            <w:div w:id="1188644760">
              <w:marLeft w:val="0"/>
              <w:marRight w:val="0"/>
              <w:marTop w:val="0"/>
              <w:marBottom w:val="0"/>
              <w:divBdr>
                <w:top w:val="none" w:sz="0" w:space="0" w:color="auto"/>
                <w:left w:val="none" w:sz="0" w:space="0" w:color="auto"/>
                <w:bottom w:val="none" w:sz="0" w:space="0" w:color="auto"/>
                <w:right w:val="none" w:sz="0" w:space="0" w:color="auto"/>
              </w:divBdr>
            </w:div>
            <w:div w:id="501045360">
              <w:marLeft w:val="1440"/>
              <w:marRight w:val="0"/>
              <w:marTop w:val="0"/>
              <w:marBottom w:val="0"/>
              <w:divBdr>
                <w:top w:val="none" w:sz="0" w:space="0" w:color="auto"/>
                <w:left w:val="none" w:sz="0" w:space="0" w:color="auto"/>
                <w:bottom w:val="none" w:sz="0" w:space="0" w:color="auto"/>
                <w:right w:val="none" w:sz="0" w:space="0" w:color="auto"/>
              </w:divBdr>
            </w:div>
            <w:div w:id="1663895770">
              <w:marLeft w:val="1440"/>
              <w:marRight w:val="0"/>
              <w:marTop w:val="0"/>
              <w:marBottom w:val="0"/>
              <w:divBdr>
                <w:top w:val="none" w:sz="0" w:space="0" w:color="auto"/>
                <w:left w:val="none" w:sz="0" w:space="0" w:color="auto"/>
                <w:bottom w:val="none" w:sz="0" w:space="0" w:color="auto"/>
                <w:right w:val="none" w:sz="0" w:space="0" w:color="auto"/>
              </w:divBdr>
            </w:div>
            <w:div w:id="632946743">
              <w:marLeft w:val="1440"/>
              <w:marRight w:val="0"/>
              <w:marTop w:val="0"/>
              <w:marBottom w:val="0"/>
              <w:divBdr>
                <w:top w:val="none" w:sz="0" w:space="0" w:color="auto"/>
                <w:left w:val="none" w:sz="0" w:space="0" w:color="auto"/>
                <w:bottom w:val="none" w:sz="0" w:space="0" w:color="auto"/>
                <w:right w:val="none" w:sz="0" w:space="0" w:color="auto"/>
              </w:divBdr>
            </w:div>
            <w:div w:id="1385637314">
              <w:marLeft w:val="1440"/>
              <w:marRight w:val="0"/>
              <w:marTop w:val="0"/>
              <w:marBottom w:val="0"/>
              <w:divBdr>
                <w:top w:val="none" w:sz="0" w:space="0" w:color="auto"/>
                <w:left w:val="none" w:sz="0" w:space="0" w:color="auto"/>
                <w:bottom w:val="none" w:sz="0" w:space="0" w:color="auto"/>
                <w:right w:val="none" w:sz="0" w:space="0" w:color="auto"/>
              </w:divBdr>
            </w:div>
            <w:div w:id="413161586">
              <w:marLeft w:val="1440"/>
              <w:marRight w:val="0"/>
              <w:marTop w:val="0"/>
              <w:marBottom w:val="0"/>
              <w:divBdr>
                <w:top w:val="none" w:sz="0" w:space="0" w:color="auto"/>
                <w:left w:val="none" w:sz="0" w:space="0" w:color="auto"/>
                <w:bottom w:val="none" w:sz="0" w:space="0" w:color="auto"/>
                <w:right w:val="none" w:sz="0" w:space="0" w:color="auto"/>
              </w:divBdr>
            </w:div>
            <w:div w:id="894245954">
              <w:marLeft w:val="0"/>
              <w:marRight w:val="0"/>
              <w:marTop w:val="0"/>
              <w:marBottom w:val="0"/>
              <w:divBdr>
                <w:top w:val="none" w:sz="0" w:space="0" w:color="auto"/>
                <w:left w:val="none" w:sz="0" w:space="0" w:color="auto"/>
                <w:bottom w:val="none" w:sz="0" w:space="0" w:color="auto"/>
                <w:right w:val="none" w:sz="0" w:space="0" w:color="auto"/>
              </w:divBdr>
            </w:div>
            <w:div w:id="433743471">
              <w:marLeft w:val="0"/>
              <w:marRight w:val="0"/>
              <w:marTop w:val="0"/>
              <w:marBottom w:val="0"/>
              <w:divBdr>
                <w:top w:val="none" w:sz="0" w:space="0" w:color="auto"/>
                <w:left w:val="none" w:sz="0" w:space="0" w:color="auto"/>
                <w:bottom w:val="none" w:sz="0" w:space="0" w:color="auto"/>
                <w:right w:val="none" w:sz="0" w:space="0" w:color="auto"/>
              </w:divBdr>
            </w:div>
            <w:div w:id="1303802474">
              <w:marLeft w:val="1440"/>
              <w:marRight w:val="0"/>
              <w:marTop w:val="0"/>
              <w:marBottom w:val="0"/>
              <w:divBdr>
                <w:top w:val="none" w:sz="0" w:space="0" w:color="auto"/>
                <w:left w:val="none" w:sz="0" w:space="0" w:color="auto"/>
                <w:bottom w:val="none" w:sz="0" w:space="0" w:color="auto"/>
                <w:right w:val="none" w:sz="0" w:space="0" w:color="auto"/>
              </w:divBdr>
            </w:div>
            <w:div w:id="154154693">
              <w:marLeft w:val="1440"/>
              <w:marRight w:val="0"/>
              <w:marTop w:val="0"/>
              <w:marBottom w:val="0"/>
              <w:divBdr>
                <w:top w:val="none" w:sz="0" w:space="0" w:color="auto"/>
                <w:left w:val="none" w:sz="0" w:space="0" w:color="auto"/>
                <w:bottom w:val="none" w:sz="0" w:space="0" w:color="auto"/>
                <w:right w:val="none" w:sz="0" w:space="0" w:color="auto"/>
              </w:divBdr>
            </w:div>
            <w:div w:id="1109817574">
              <w:marLeft w:val="1440"/>
              <w:marRight w:val="0"/>
              <w:marTop w:val="0"/>
              <w:marBottom w:val="0"/>
              <w:divBdr>
                <w:top w:val="none" w:sz="0" w:space="0" w:color="auto"/>
                <w:left w:val="none" w:sz="0" w:space="0" w:color="auto"/>
                <w:bottom w:val="none" w:sz="0" w:space="0" w:color="auto"/>
                <w:right w:val="none" w:sz="0" w:space="0" w:color="auto"/>
              </w:divBdr>
            </w:div>
            <w:div w:id="995761932">
              <w:marLeft w:val="1440"/>
              <w:marRight w:val="0"/>
              <w:marTop w:val="0"/>
              <w:marBottom w:val="0"/>
              <w:divBdr>
                <w:top w:val="none" w:sz="0" w:space="0" w:color="auto"/>
                <w:left w:val="none" w:sz="0" w:space="0" w:color="auto"/>
                <w:bottom w:val="none" w:sz="0" w:space="0" w:color="auto"/>
                <w:right w:val="none" w:sz="0" w:space="0" w:color="auto"/>
              </w:divBdr>
            </w:div>
            <w:div w:id="263149289">
              <w:marLeft w:val="1440"/>
              <w:marRight w:val="0"/>
              <w:marTop w:val="0"/>
              <w:marBottom w:val="0"/>
              <w:divBdr>
                <w:top w:val="none" w:sz="0" w:space="0" w:color="auto"/>
                <w:left w:val="none" w:sz="0" w:space="0" w:color="auto"/>
                <w:bottom w:val="none" w:sz="0" w:space="0" w:color="auto"/>
                <w:right w:val="none" w:sz="0" w:space="0" w:color="auto"/>
              </w:divBdr>
            </w:div>
            <w:div w:id="1013531802">
              <w:marLeft w:val="0"/>
              <w:marRight w:val="0"/>
              <w:marTop w:val="0"/>
              <w:marBottom w:val="0"/>
              <w:divBdr>
                <w:top w:val="none" w:sz="0" w:space="0" w:color="auto"/>
                <w:left w:val="none" w:sz="0" w:space="0" w:color="auto"/>
                <w:bottom w:val="none" w:sz="0" w:space="0" w:color="auto"/>
                <w:right w:val="none" w:sz="0" w:space="0" w:color="auto"/>
              </w:divBdr>
            </w:div>
            <w:div w:id="1960798031">
              <w:marLeft w:val="0"/>
              <w:marRight w:val="0"/>
              <w:marTop w:val="0"/>
              <w:marBottom w:val="0"/>
              <w:divBdr>
                <w:top w:val="none" w:sz="0" w:space="0" w:color="auto"/>
                <w:left w:val="none" w:sz="0" w:space="0" w:color="auto"/>
                <w:bottom w:val="none" w:sz="0" w:space="0" w:color="auto"/>
                <w:right w:val="none" w:sz="0" w:space="0" w:color="auto"/>
              </w:divBdr>
            </w:div>
            <w:div w:id="1445228345">
              <w:marLeft w:val="1440"/>
              <w:marRight w:val="0"/>
              <w:marTop w:val="0"/>
              <w:marBottom w:val="0"/>
              <w:divBdr>
                <w:top w:val="none" w:sz="0" w:space="0" w:color="auto"/>
                <w:left w:val="none" w:sz="0" w:space="0" w:color="auto"/>
                <w:bottom w:val="none" w:sz="0" w:space="0" w:color="auto"/>
                <w:right w:val="none" w:sz="0" w:space="0" w:color="auto"/>
              </w:divBdr>
            </w:div>
            <w:div w:id="224803297">
              <w:marLeft w:val="1440"/>
              <w:marRight w:val="0"/>
              <w:marTop w:val="0"/>
              <w:marBottom w:val="0"/>
              <w:divBdr>
                <w:top w:val="none" w:sz="0" w:space="0" w:color="auto"/>
                <w:left w:val="none" w:sz="0" w:space="0" w:color="auto"/>
                <w:bottom w:val="none" w:sz="0" w:space="0" w:color="auto"/>
                <w:right w:val="none" w:sz="0" w:space="0" w:color="auto"/>
              </w:divBdr>
            </w:div>
            <w:div w:id="2058893869">
              <w:marLeft w:val="1440"/>
              <w:marRight w:val="0"/>
              <w:marTop w:val="0"/>
              <w:marBottom w:val="0"/>
              <w:divBdr>
                <w:top w:val="none" w:sz="0" w:space="0" w:color="auto"/>
                <w:left w:val="none" w:sz="0" w:space="0" w:color="auto"/>
                <w:bottom w:val="none" w:sz="0" w:space="0" w:color="auto"/>
                <w:right w:val="none" w:sz="0" w:space="0" w:color="auto"/>
              </w:divBdr>
            </w:div>
            <w:div w:id="1670593187">
              <w:marLeft w:val="1440"/>
              <w:marRight w:val="0"/>
              <w:marTop w:val="0"/>
              <w:marBottom w:val="0"/>
              <w:divBdr>
                <w:top w:val="none" w:sz="0" w:space="0" w:color="auto"/>
                <w:left w:val="none" w:sz="0" w:space="0" w:color="auto"/>
                <w:bottom w:val="none" w:sz="0" w:space="0" w:color="auto"/>
                <w:right w:val="none" w:sz="0" w:space="0" w:color="auto"/>
              </w:divBdr>
            </w:div>
            <w:div w:id="143670262">
              <w:marLeft w:val="1440"/>
              <w:marRight w:val="0"/>
              <w:marTop w:val="0"/>
              <w:marBottom w:val="0"/>
              <w:divBdr>
                <w:top w:val="none" w:sz="0" w:space="0" w:color="auto"/>
                <w:left w:val="none" w:sz="0" w:space="0" w:color="auto"/>
                <w:bottom w:val="none" w:sz="0" w:space="0" w:color="auto"/>
                <w:right w:val="none" w:sz="0" w:space="0" w:color="auto"/>
              </w:divBdr>
            </w:div>
            <w:div w:id="1848978386">
              <w:marLeft w:val="0"/>
              <w:marRight w:val="0"/>
              <w:marTop w:val="0"/>
              <w:marBottom w:val="0"/>
              <w:divBdr>
                <w:top w:val="none" w:sz="0" w:space="0" w:color="auto"/>
                <w:left w:val="none" w:sz="0" w:space="0" w:color="auto"/>
                <w:bottom w:val="none" w:sz="0" w:space="0" w:color="auto"/>
                <w:right w:val="none" w:sz="0" w:space="0" w:color="auto"/>
              </w:divBdr>
            </w:div>
            <w:div w:id="661274527">
              <w:marLeft w:val="0"/>
              <w:marRight w:val="0"/>
              <w:marTop w:val="0"/>
              <w:marBottom w:val="0"/>
              <w:divBdr>
                <w:top w:val="none" w:sz="0" w:space="0" w:color="auto"/>
                <w:left w:val="none" w:sz="0" w:space="0" w:color="auto"/>
                <w:bottom w:val="none" w:sz="0" w:space="0" w:color="auto"/>
                <w:right w:val="none" w:sz="0" w:space="0" w:color="auto"/>
              </w:divBdr>
            </w:div>
            <w:div w:id="1169325908">
              <w:marLeft w:val="1440"/>
              <w:marRight w:val="0"/>
              <w:marTop w:val="0"/>
              <w:marBottom w:val="0"/>
              <w:divBdr>
                <w:top w:val="none" w:sz="0" w:space="0" w:color="auto"/>
                <w:left w:val="none" w:sz="0" w:space="0" w:color="auto"/>
                <w:bottom w:val="none" w:sz="0" w:space="0" w:color="auto"/>
                <w:right w:val="none" w:sz="0" w:space="0" w:color="auto"/>
              </w:divBdr>
            </w:div>
            <w:div w:id="1523737045">
              <w:marLeft w:val="1440"/>
              <w:marRight w:val="0"/>
              <w:marTop w:val="0"/>
              <w:marBottom w:val="0"/>
              <w:divBdr>
                <w:top w:val="none" w:sz="0" w:space="0" w:color="auto"/>
                <w:left w:val="none" w:sz="0" w:space="0" w:color="auto"/>
                <w:bottom w:val="none" w:sz="0" w:space="0" w:color="auto"/>
                <w:right w:val="none" w:sz="0" w:space="0" w:color="auto"/>
              </w:divBdr>
            </w:div>
            <w:div w:id="1139491724">
              <w:marLeft w:val="1440"/>
              <w:marRight w:val="0"/>
              <w:marTop w:val="0"/>
              <w:marBottom w:val="0"/>
              <w:divBdr>
                <w:top w:val="none" w:sz="0" w:space="0" w:color="auto"/>
                <w:left w:val="none" w:sz="0" w:space="0" w:color="auto"/>
                <w:bottom w:val="none" w:sz="0" w:space="0" w:color="auto"/>
                <w:right w:val="none" w:sz="0" w:space="0" w:color="auto"/>
              </w:divBdr>
            </w:div>
            <w:div w:id="1706834603">
              <w:marLeft w:val="1440"/>
              <w:marRight w:val="0"/>
              <w:marTop w:val="0"/>
              <w:marBottom w:val="0"/>
              <w:divBdr>
                <w:top w:val="none" w:sz="0" w:space="0" w:color="auto"/>
                <w:left w:val="none" w:sz="0" w:space="0" w:color="auto"/>
                <w:bottom w:val="none" w:sz="0" w:space="0" w:color="auto"/>
                <w:right w:val="none" w:sz="0" w:space="0" w:color="auto"/>
              </w:divBdr>
            </w:div>
            <w:div w:id="1396009147">
              <w:marLeft w:val="1440"/>
              <w:marRight w:val="0"/>
              <w:marTop w:val="0"/>
              <w:marBottom w:val="0"/>
              <w:divBdr>
                <w:top w:val="none" w:sz="0" w:space="0" w:color="auto"/>
                <w:left w:val="none" w:sz="0" w:space="0" w:color="auto"/>
                <w:bottom w:val="none" w:sz="0" w:space="0" w:color="auto"/>
                <w:right w:val="none" w:sz="0" w:space="0" w:color="auto"/>
              </w:divBdr>
            </w:div>
            <w:div w:id="1871606818">
              <w:marLeft w:val="0"/>
              <w:marRight w:val="0"/>
              <w:marTop w:val="0"/>
              <w:marBottom w:val="0"/>
              <w:divBdr>
                <w:top w:val="none" w:sz="0" w:space="0" w:color="auto"/>
                <w:left w:val="none" w:sz="0" w:space="0" w:color="auto"/>
                <w:bottom w:val="none" w:sz="0" w:space="0" w:color="auto"/>
                <w:right w:val="none" w:sz="0" w:space="0" w:color="auto"/>
              </w:divBdr>
            </w:div>
            <w:div w:id="1499804254">
              <w:marLeft w:val="0"/>
              <w:marRight w:val="0"/>
              <w:marTop w:val="0"/>
              <w:marBottom w:val="0"/>
              <w:divBdr>
                <w:top w:val="none" w:sz="0" w:space="0" w:color="auto"/>
                <w:left w:val="none" w:sz="0" w:space="0" w:color="auto"/>
                <w:bottom w:val="none" w:sz="0" w:space="0" w:color="auto"/>
                <w:right w:val="none" w:sz="0" w:space="0" w:color="auto"/>
              </w:divBdr>
            </w:div>
            <w:div w:id="1486706265">
              <w:marLeft w:val="1440"/>
              <w:marRight w:val="0"/>
              <w:marTop w:val="0"/>
              <w:marBottom w:val="0"/>
              <w:divBdr>
                <w:top w:val="none" w:sz="0" w:space="0" w:color="auto"/>
                <w:left w:val="none" w:sz="0" w:space="0" w:color="auto"/>
                <w:bottom w:val="none" w:sz="0" w:space="0" w:color="auto"/>
                <w:right w:val="none" w:sz="0" w:space="0" w:color="auto"/>
              </w:divBdr>
            </w:div>
            <w:div w:id="1203902621">
              <w:marLeft w:val="1440"/>
              <w:marRight w:val="0"/>
              <w:marTop w:val="0"/>
              <w:marBottom w:val="0"/>
              <w:divBdr>
                <w:top w:val="none" w:sz="0" w:space="0" w:color="auto"/>
                <w:left w:val="none" w:sz="0" w:space="0" w:color="auto"/>
                <w:bottom w:val="none" w:sz="0" w:space="0" w:color="auto"/>
                <w:right w:val="none" w:sz="0" w:space="0" w:color="auto"/>
              </w:divBdr>
            </w:div>
            <w:div w:id="1404185375">
              <w:marLeft w:val="1440"/>
              <w:marRight w:val="0"/>
              <w:marTop w:val="0"/>
              <w:marBottom w:val="0"/>
              <w:divBdr>
                <w:top w:val="none" w:sz="0" w:space="0" w:color="auto"/>
                <w:left w:val="none" w:sz="0" w:space="0" w:color="auto"/>
                <w:bottom w:val="none" w:sz="0" w:space="0" w:color="auto"/>
                <w:right w:val="none" w:sz="0" w:space="0" w:color="auto"/>
              </w:divBdr>
            </w:div>
            <w:div w:id="1758938876">
              <w:marLeft w:val="1440"/>
              <w:marRight w:val="0"/>
              <w:marTop w:val="0"/>
              <w:marBottom w:val="0"/>
              <w:divBdr>
                <w:top w:val="none" w:sz="0" w:space="0" w:color="auto"/>
                <w:left w:val="none" w:sz="0" w:space="0" w:color="auto"/>
                <w:bottom w:val="none" w:sz="0" w:space="0" w:color="auto"/>
                <w:right w:val="none" w:sz="0" w:space="0" w:color="auto"/>
              </w:divBdr>
            </w:div>
            <w:div w:id="1486775078">
              <w:marLeft w:val="1440"/>
              <w:marRight w:val="0"/>
              <w:marTop w:val="0"/>
              <w:marBottom w:val="0"/>
              <w:divBdr>
                <w:top w:val="none" w:sz="0" w:space="0" w:color="auto"/>
                <w:left w:val="none" w:sz="0" w:space="0" w:color="auto"/>
                <w:bottom w:val="none" w:sz="0" w:space="0" w:color="auto"/>
                <w:right w:val="none" w:sz="0" w:space="0" w:color="auto"/>
              </w:divBdr>
            </w:div>
            <w:div w:id="1324433996">
              <w:marLeft w:val="0"/>
              <w:marRight w:val="0"/>
              <w:marTop w:val="0"/>
              <w:marBottom w:val="0"/>
              <w:divBdr>
                <w:top w:val="none" w:sz="0" w:space="0" w:color="auto"/>
                <w:left w:val="none" w:sz="0" w:space="0" w:color="auto"/>
                <w:bottom w:val="none" w:sz="0" w:space="0" w:color="auto"/>
                <w:right w:val="none" w:sz="0" w:space="0" w:color="auto"/>
              </w:divBdr>
            </w:div>
            <w:div w:id="1887446520">
              <w:marLeft w:val="0"/>
              <w:marRight w:val="0"/>
              <w:marTop w:val="0"/>
              <w:marBottom w:val="0"/>
              <w:divBdr>
                <w:top w:val="none" w:sz="0" w:space="0" w:color="auto"/>
                <w:left w:val="none" w:sz="0" w:space="0" w:color="auto"/>
                <w:bottom w:val="none" w:sz="0" w:space="0" w:color="auto"/>
                <w:right w:val="none" w:sz="0" w:space="0" w:color="auto"/>
              </w:divBdr>
            </w:div>
            <w:div w:id="807750120">
              <w:marLeft w:val="1440"/>
              <w:marRight w:val="0"/>
              <w:marTop w:val="0"/>
              <w:marBottom w:val="0"/>
              <w:divBdr>
                <w:top w:val="none" w:sz="0" w:space="0" w:color="auto"/>
                <w:left w:val="none" w:sz="0" w:space="0" w:color="auto"/>
                <w:bottom w:val="none" w:sz="0" w:space="0" w:color="auto"/>
                <w:right w:val="none" w:sz="0" w:space="0" w:color="auto"/>
              </w:divBdr>
            </w:div>
            <w:div w:id="1476339184">
              <w:marLeft w:val="1440"/>
              <w:marRight w:val="0"/>
              <w:marTop w:val="0"/>
              <w:marBottom w:val="0"/>
              <w:divBdr>
                <w:top w:val="none" w:sz="0" w:space="0" w:color="auto"/>
                <w:left w:val="none" w:sz="0" w:space="0" w:color="auto"/>
                <w:bottom w:val="none" w:sz="0" w:space="0" w:color="auto"/>
                <w:right w:val="none" w:sz="0" w:space="0" w:color="auto"/>
              </w:divBdr>
            </w:div>
            <w:div w:id="2028214280">
              <w:marLeft w:val="1440"/>
              <w:marRight w:val="0"/>
              <w:marTop w:val="0"/>
              <w:marBottom w:val="0"/>
              <w:divBdr>
                <w:top w:val="none" w:sz="0" w:space="0" w:color="auto"/>
                <w:left w:val="none" w:sz="0" w:space="0" w:color="auto"/>
                <w:bottom w:val="none" w:sz="0" w:space="0" w:color="auto"/>
                <w:right w:val="none" w:sz="0" w:space="0" w:color="auto"/>
              </w:divBdr>
            </w:div>
            <w:div w:id="40829216">
              <w:marLeft w:val="1440"/>
              <w:marRight w:val="0"/>
              <w:marTop w:val="0"/>
              <w:marBottom w:val="0"/>
              <w:divBdr>
                <w:top w:val="none" w:sz="0" w:space="0" w:color="auto"/>
                <w:left w:val="none" w:sz="0" w:space="0" w:color="auto"/>
                <w:bottom w:val="none" w:sz="0" w:space="0" w:color="auto"/>
                <w:right w:val="none" w:sz="0" w:space="0" w:color="auto"/>
              </w:divBdr>
            </w:div>
            <w:div w:id="827786243">
              <w:marLeft w:val="1440"/>
              <w:marRight w:val="0"/>
              <w:marTop w:val="0"/>
              <w:marBottom w:val="0"/>
              <w:divBdr>
                <w:top w:val="none" w:sz="0" w:space="0" w:color="auto"/>
                <w:left w:val="none" w:sz="0" w:space="0" w:color="auto"/>
                <w:bottom w:val="none" w:sz="0" w:space="0" w:color="auto"/>
                <w:right w:val="none" w:sz="0" w:space="0" w:color="auto"/>
              </w:divBdr>
            </w:div>
            <w:div w:id="3019745">
              <w:marLeft w:val="0"/>
              <w:marRight w:val="0"/>
              <w:marTop w:val="0"/>
              <w:marBottom w:val="0"/>
              <w:divBdr>
                <w:top w:val="none" w:sz="0" w:space="0" w:color="auto"/>
                <w:left w:val="none" w:sz="0" w:space="0" w:color="auto"/>
                <w:bottom w:val="none" w:sz="0" w:space="0" w:color="auto"/>
                <w:right w:val="none" w:sz="0" w:space="0" w:color="auto"/>
              </w:divBdr>
            </w:div>
            <w:div w:id="789250167">
              <w:marLeft w:val="0"/>
              <w:marRight w:val="0"/>
              <w:marTop w:val="0"/>
              <w:marBottom w:val="0"/>
              <w:divBdr>
                <w:top w:val="none" w:sz="0" w:space="0" w:color="auto"/>
                <w:left w:val="none" w:sz="0" w:space="0" w:color="auto"/>
                <w:bottom w:val="none" w:sz="0" w:space="0" w:color="auto"/>
                <w:right w:val="none" w:sz="0" w:space="0" w:color="auto"/>
              </w:divBdr>
            </w:div>
            <w:div w:id="1688214413">
              <w:marLeft w:val="1440"/>
              <w:marRight w:val="0"/>
              <w:marTop w:val="0"/>
              <w:marBottom w:val="0"/>
              <w:divBdr>
                <w:top w:val="none" w:sz="0" w:space="0" w:color="auto"/>
                <w:left w:val="none" w:sz="0" w:space="0" w:color="auto"/>
                <w:bottom w:val="none" w:sz="0" w:space="0" w:color="auto"/>
                <w:right w:val="none" w:sz="0" w:space="0" w:color="auto"/>
              </w:divBdr>
            </w:div>
            <w:div w:id="1832334135">
              <w:marLeft w:val="1440"/>
              <w:marRight w:val="0"/>
              <w:marTop w:val="0"/>
              <w:marBottom w:val="0"/>
              <w:divBdr>
                <w:top w:val="none" w:sz="0" w:space="0" w:color="auto"/>
                <w:left w:val="none" w:sz="0" w:space="0" w:color="auto"/>
                <w:bottom w:val="none" w:sz="0" w:space="0" w:color="auto"/>
                <w:right w:val="none" w:sz="0" w:space="0" w:color="auto"/>
              </w:divBdr>
            </w:div>
            <w:div w:id="1829325433">
              <w:marLeft w:val="1440"/>
              <w:marRight w:val="0"/>
              <w:marTop w:val="0"/>
              <w:marBottom w:val="0"/>
              <w:divBdr>
                <w:top w:val="none" w:sz="0" w:space="0" w:color="auto"/>
                <w:left w:val="none" w:sz="0" w:space="0" w:color="auto"/>
                <w:bottom w:val="none" w:sz="0" w:space="0" w:color="auto"/>
                <w:right w:val="none" w:sz="0" w:space="0" w:color="auto"/>
              </w:divBdr>
            </w:div>
            <w:div w:id="374238408">
              <w:marLeft w:val="1440"/>
              <w:marRight w:val="0"/>
              <w:marTop w:val="0"/>
              <w:marBottom w:val="0"/>
              <w:divBdr>
                <w:top w:val="none" w:sz="0" w:space="0" w:color="auto"/>
                <w:left w:val="none" w:sz="0" w:space="0" w:color="auto"/>
                <w:bottom w:val="none" w:sz="0" w:space="0" w:color="auto"/>
                <w:right w:val="none" w:sz="0" w:space="0" w:color="auto"/>
              </w:divBdr>
            </w:div>
            <w:div w:id="1361667009">
              <w:marLeft w:val="1440"/>
              <w:marRight w:val="0"/>
              <w:marTop w:val="0"/>
              <w:marBottom w:val="0"/>
              <w:divBdr>
                <w:top w:val="none" w:sz="0" w:space="0" w:color="auto"/>
                <w:left w:val="none" w:sz="0" w:space="0" w:color="auto"/>
                <w:bottom w:val="none" w:sz="0" w:space="0" w:color="auto"/>
                <w:right w:val="none" w:sz="0" w:space="0" w:color="auto"/>
              </w:divBdr>
            </w:div>
            <w:div w:id="179661452">
              <w:marLeft w:val="0"/>
              <w:marRight w:val="0"/>
              <w:marTop w:val="0"/>
              <w:marBottom w:val="0"/>
              <w:divBdr>
                <w:top w:val="none" w:sz="0" w:space="0" w:color="auto"/>
                <w:left w:val="none" w:sz="0" w:space="0" w:color="auto"/>
                <w:bottom w:val="none" w:sz="0" w:space="0" w:color="auto"/>
                <w:right w:val="none" w:sz="0" w:space="0" w:color="auto"/>
              </w:divBdr>
            </w:div>
            <w:div w:id="528954537">
              <w:marLeft w:val="0"/>
              <w:marRight w:val="0"/>
              <w:marTop w:val="0"/>
              <w:marBottom w:val="0"/>
              <w:divBdr>
                <w:top w:val="none" w:sz="0" w:space="0" w:color="auto"/>
                <w:left w:val="none" w:sz="0" w:space="0" w:color="auto"/>
                <w:bottom w:val="none" w:sz="0" w:space="0" w:color="auto"/>
                <w:right w:val="none" w:sz="0" w:space="0" w:color="auto"/>
              </w:divBdr>
            </w:div>
            <w:div w:id="1258827127">
              <w:marLeft w:val="1440"/>
              <w:marRight w:val="0"/>
              <w:marTop w:val="0"/>
              <w:marBottom w:val="0"/>
              <w:divBdr>
                <w:top w:val="none" w:sz="0" w:space="0" w:color="auto"/>
                <w:left w:val="none" w:sz="0" w:space="0" w:color="auto"/>
                <w:bottom w:val="none" w:sz="0" w:space="0" w:color="auto"/>
                <w:right w:val="none" w:sz="0" w:space="0" w:color="auto"/>
              </w:divBdr>
            </w:div>
            <w:div w:id="1206524715">
              <w:marLeft w:val="1440"/>
              <w:marRight w:val="0"/>
              <w:marTop w:val="0"/>
              <w:marBottom w:val="0"/>
              <w:divBdr>
                <w:top w:val="none" w:sz="0" w:space="0" w:color="auto"/>
                <w:left w:val="none" w:sz="0" w:space="0" w:color="auto"/>
                <w:bottom w:val="none" w:sz="0" w:space="0" w:color="auto"/>
                <w:right w:val="none" w:sz="0" w:space="0" w:color="auto"/>
              </w:divBdr>
            </w:div>
            <w:div w:id="1352411359">
              <w:marLeft w:val="1440"/>
              <w:marRight w:val="0"/>
              <w:marTop w:val="0"/>
              <w:marBottom w:val="0"/>
              <w:divBdr>
                <w:top w:val="none" w:sz="0" w:space="0" w:color="auto"/>
                <w:left w:val="none" w:sz="0" w:space="0" w:color="auto"/>
                <w:bottom w:val="none" w:sz="0" w:space="0" w:color="auto"/>
                <w:right w:val="none" w:sz="0" w:space="0" w:color="auto"/>
              </w:divBdr>
            </w:div>
            <w:div w:id="39787419">
              <w:marLeft w:val="1440"/>
              <w:marRight w:val="0"/>
              <w:marTop w:val="0"/>
              <w:marBottom w:val="0"/>
              <w:divBdr>
                <w:top w:val="none" w:sz="0" w:space="0" w:color="auto"/>
                <w:left w:val="none" w:sz="0" w:space="0" w:color="auto"/>
                <w:bottom w:val="none" w:sz="0" w:space="0" w:color="auto"/>
                <w:right w:val="none" w:sz="0" w:space="0" w:color="auto"/>
              </w:divBdr>
            </w:div>
            <w:div w:id="732240485">
              <w:marLeft w:val="1440"/>
              <w:marRight w:val="0"/>
              <w:marTop w:val="0"/>
              <w:marBottom w:val="0"/>
              <w:divBdr>
                <w:top w:val="none" w:sz="0" w:space="0" w:color="auto"/>
                <w:left w:val="none" w:sz="0" w:space="0" w:color="auto"/>
                <w:bottom w:val="none" w:sz="0" w:space="0" w:color="auto"/>
                <w:right w:val="none" w:sz="0" w:space="0" w:color="auto"/>
              </w:divBdr>
            </w:div>
            <w:div w:id="716440742">
              <w:marLeft w:val="0"/>
              <w:marRight w:val="0"/>
              <w:marTop w:val="0"/>
              <w:marBottom w:val="0"/>
              <w:divBdr>
                <w:top w:val="none" w:sz="0" w:space="0" w:color="auto"/>
                <w:left w:val="none" w:sz="0" w:space="0" w:color="auto"/>
                <w:bottom w:val="none" w:sz="0" w:space="0" w:color="auto"/>
                <w:right w:val="none" w:sz="0" w:space="0" w:color="auto"/>
              </w:divBdr>
            </w:div>
            <w:div w:id="1751003872">
              <w:marLeft w:val="0"/>
              <w:marRight w:val="0"/>
              <w:marTop w:val="0"/>
              <w:marBottom w:val="0"/>
              <w:divBdr>
                <w:top w:val="none" w:sz="0" w:space="0" w:color="auto"/>
                <w:left w:val="none" w:sz="0" w:space="0" w:color="auto"/>
                <w:bottom w:val="none" w:sz="0" w:space="0" w:color="auto"/>
                <w:right w:val="none" w:sz="0" w:space="0" w:color="auto"/>
              </w:divBdr>
            </w:div>
            <w:div w:id="1658218427">
              <w:marLeft w:val="1440"/>
              <w:marRight w:val="0"/>
              <w:marTop w:val="0"/>
              <w:marBottom w:val="0"/>
              <w:divBdr>
                <w:top w:val="none" w:sz="0" w:space="0" w:color="auto"/>
                <w:left w:val="none" w:sz="0" w:space="0" w:color="auto"/>
                <w:bottom w:val="none" w:sz="0" w:space="0" w:color="auto"/>
                <w:right w:val="none" w:sz="0" w:space="0" w:color="auto"/>
              </w:divBdr>
            </w:div>
            <w:div w:id="132790802">
              <w:marLeft w:val="1440"/>
              <w:marRight w:val="0"/>
              <w:marTop w:val="0"/>
              <w:marBottom w:val="0"/>
              <w:divBdr>
                <w:top w:val="none" w:sz="0" w:space="0" w:color="auto"/>
                <w:left w:val="none" w:sz="0" w:space="0" w:color="auto"/>
                <w:bottom w:val="none" w:sz="0" w:space="0" w:color="auto"/>
                <w:right w:val="none" w:sz="0" w:space="0" w:color="auto"/>
              </w:divBdr>
            </w:div>
            <w:div w:id="1580795771">
              <w:marLeft w:val="1440"/>
              <w:marRight w:val="0"/>
              <w:marTop w:val="0"/>
              <w:marBottom w:val="0"/>
              <w:divBdr>
                <w:top w:val="none" w:sz="0" w:space="0" w:color="auto"/>
                <w:left w:val="none" w:sz="0" w:space="0" w:color="auto"/>
                <w:bottom w:val="none" w:sz="0" w:space="0" w:color="auto"/>
                <w:right w:val="none" w:sz="0" w:space="0" w:color="auto"/>
              </w:divBdr>
            </w:div>
            <w:div w:id="202598480">
              <w:marLeft w:val="1440"/>
              <w:marRight w:val="0"/>
              <w:marTop w:val="0"/>
              <w:marBottom w:val="0"/>
              <w:divBdr>
                <w:top w:val="none" w:sz="0" w:space="0" w:color="auto"/>
                <w:left w:val="none" w:sz="0" w:space="0" w:color="auto"/>
                <w:bottom w:val="none" w:sz="0" w:space="0" w:color="auto"/>
                <w:right w:val="none" w:sz="0" w:space="0" w:color="auto"/>
              </w:divBdr>
            </w:div>
            <w:div w:id="1965426382">
              <w:marLeft w:val="1440"/>
              <w:marRight w:val="0"/>
              <w:marTop w:val="0"/>
              <w:marBottom w:val="0"/>
              <w:divBdr>
                <w:top w:val="none" w:sz="0" w:space="0" w:color="auto"/>
                <w:left w:val="none" w:sz="0" w:space="0" w:color="auto"/>
                <w:bottom w:val="none" w:sz="0" w:space="0" w:color="auto"/>
                <w:right w:val="none" w:sz="0" w:space="0" w:color="auto"/>
              </w:divBdr>
            </w:div>
            <w:div w:id="550727077">
              <w:marLeft w:val="0"/>
              <w:marRight w:val="0"/>
              <w:marTop w:val="0"/>
              <w:marBottom w:val="0"/>
              <w:divBdr>
                <w:top w:val="none" w:sz="0" w:space="0" w:color="auto"/>
                <w:left w:val="none" w:sz="0" w:space="0" w:color="auto"/>
                <w:bottom w:val="none" w:sz="0" w:space="0" w:color="auto"/>
                <w:right w:val="none" w:sz="0" w:space="0" w:color="auto"/>
              </w:divBdr>
            </w:div>
            <w:div w:id="2048140645">
              <w:marLeft w:val="0"/>
              <w:marRight w:val="0"/>
              <w:marTop w:val="0"/>
              <w:marBottom w:val="0"/>
              <w:divBdr>
                <w:top w:val="none" w:sz="0" w:space="0" w:color="auto"/>
                <w:left w:val="none" w:sz="0" w:space="0" w:color="auto"/>
                <w:bottom w:val="none" w:sz="0" w:space="0" w:color="auto"/>
                <w:right w:val="none" w:sz="0" w:space="0" w:color="auto"/>
              </w:divBdr>
            </w:div>
            <w:div w:id="504706263">
              <w:marLeft w:val="1440"/>
              <w:marRight w:val="0"/>
              <w:marTop w:val="0"/>
              <w:marBottom w:val="0"/>
              <w:divBdr>
                <w:top w:val="none" w:sz="0" w:space="0" w:color="auto"/>
                <w:left w:val="none" w:sz="0" w:space="0" w:color="auto"/>
                <w:bottom w:val="none" w:sz="0" w:space="0" w:color="auto"/>
                <w:right w:val="none" w:sz="0" w:space="0" w:color="auto"/>
              </w:divBdr>
            </w:div>
            <w:div w:id="986979293">
              <w:marLeft w:val="1440"/>
              <w:marRight w:val="0"/>
              <w:marTop w:val="0"/>
              <w:marBottom w:val="0"/>
              <w:divBdr>
                <w:top w:val="none" w:sz="0" w:space="0" w:color="auto"/>
                <w:left w:val="none" w:sz="0" w:space="0" w:color="auto"/>
                <w:bottom w:val="none" w:sz="0" w:space="0" w:color="auto"/>
                <w:right w:val="none" w:sz="0" w:space="0" w:color="auto"/>
              </w:divBdr>
            </w:div>
            <w:div w:id="9071921">
              <w:marLeft w:val="1440"/>
              <w:marRight w:val="0"/>
              <w:marTop w:val="0"/>
              <w:marBottom w:val="0"/>
              <w:divBdr>
                <w:top w:val="none" w:sz="0" w:space="0" w:color="auto"/>
                <w:left w:val="none" w:sz="0" w:space="0" w:color="auto"/>
                <w:bottom w:val="none" w:sz="0" w:space="0" w:color="auto"/>
                <w:right w:val="none" w:sz="0" w:space="0" w:color="auto"/>
              </w:divBdr>
            </w:div>
            <w:div w:id="410855706">
              <w:marLeft w:val="1440"/>
              <w:marRight w:val="0"/>
              <w:marTop w:val="0"/>
              <w:marBottom w:val="0"/>
              <w:divBdr>
                <w:top w:val="none" w:sz="0" w:space="0" w:color="auto"/>
                <w:left w:val="none" w:sz="0" w:space="0" w:color="auto"/>
                <w:bottom w:val="none" w:sz="0" w:space="0" w:color="auto"/>
                <w:right w:val="none" w:sz="0" w:space="0" w:color="auto"/>
              </w:divBdr>
            </w:div>
            <w:div w:id="1615818944">
              <w:marLeft w:val="1440"/>
              <w:marRight w:val="0"/>
              <w:marTop w:val="0"/>
              <w:marBottom w:val="0"/>
              <w:divBdr>
                <w:top w:val="none" w:sz="0" w:space="0" w:color="auto"/>
                <w:left w:val="none" w:sz="0" w:space="0" w:color="auto"/>
                <w:bottom w:val="none" w:sz="0" w:space="0" w:color="auto"/>
                <w:right w:val="none" w:sz="0" w:space="0" w:color="auto"/>
              </w:divBdr>
            </w:div>
            <w:div w:id="420180622">
              <w:marLeft w:val="0"/>
              <w:marRight w:val="0"/>
              <w:marTop w:val="0"/>
              <w:marBottom w:val="0"/>
              <w:divBdr>
                <w:top w:val="none" w:sz="0" w:space="0" w:color="auto"/>
                <w:left w:val="none" w:sz="0" w:space="0" w:color="auto"/>
                <w:bottom w:val="none" w:sz="0" w:space="0" w:color="auto"/>
                <w:right w:val="none" w:sz="0" w:space="0" w:color="auto"/>
              </w:divBdr>
            </w:div>
            <w:div w:id="1353730305">
              <w:marLeft w:val="0"/>
              <w:marRight w:val="0"/>
              <w:marTop w:val="0"/>
              <w:marBottom w:val="0"/>
              <w:divBdr>
                <w:top w:val="none" w:sz="0" w:space="0" w:color="auto"/>
                <w:left w:val="none" w:sz="0" w:space="0" w:color="auto"/>
                <w:bottom w:val="none" w:sz="0" w:space="0" w:color="auto"/>
                <w:right w:val="none" w:sz="0" w:space="0" w:color="auto"/>
              </w:divBdr>
            </w:div>
            <w:div w:id="1239949298">
              <w:marLeft w:val="1440"/>
              <w:marRight w:val="0"/>
              <w:marTop w:val="0"/>
              <w:marBottom w:val="0"/>
              <w:divBdr>
                <w:top w:val="none" w:sz="0" w:space="0" w:color="auto"/>
                <w:left w:val="none" w:sz="0" w:space="0" w:color="auto"/>
                <w:bottom w:val="none" w:sz="0" w:space="0" w:color="auto"/>
                <w:right w:val="none" w:sz="0" w:space="0" w:color="auto"/>
              </w:divBdr>
            </w:div>
            <w:div w:id="258372906">
              <w:marLeft w:val="1440"/>
              <w:marRight w:val="0"/>
              <w:marTop w:val="0"/>
              <w:marBottom w:val="0"/>
              <w:divBdr>
                <w:top w:val="none" w:sz="0" w:space="0" w:color="auto"/>
                <w:left w:val="none" w:sz="0" w:space="0" w:color="auto"/>
                <w:bottom w:val="none" w:sz="0" w:space="0" w:color="auto"/>
                <w:right w:val="none" w:sz="0" w:space="0" w:color="auto"/>
              </w:divBdr>
            </w:div>
            <w:div w:id="1920628393">
              <w:marLeft w:val="1440"/>
              <w:marRight w:val="0"/>
              <w:marTop w:val="0"/>
              <w:marBottom w:val="0"/>
              <w:divBdr>
                <w:top w:val="none" w:sz="0" w:space="0" w:color="auto"/>
                <w:left w:val="none" w:sz="0" w:space="0" w:color="auto"/>
                <w:bottom w:val="none" w:sz="0" w:space="0" w:color="auto"/>
                <w:right w:val="none" w:sz="0" w:space="0" w:color="auto"/>
              </w:divBdr>
            </w:div>
            <w:div w:id="1449934272">
              <w:marLeft w:val="1440"/>
              <w:marRight w:val="0"/>
              <w:marTop w:val="0"/>
              <w:marBottom w:val="0"/>
              <w:divBdr>
                <w:top w:val="none" w:sz="0" w:space="0" w:color="auto"/>
                <w:left w:val="none" w:sz="0" w:space="0" w:color="auto"/>
                <w:bottom w:val="none" w:sz="0" w:space="0" w:color="auto"/>
                <w:right w:val="none" w:sz="0" w:space="0" w:color="auto"/>
              </w:divBdr>
            </w:div>
            <w:div w:id="2000190862">
              <w:marLeft w:val="1440"/>
              <w:marRight w:val="0"/>
              <w:marTop w:val="0"/>
              <w:marBottom w:val="0"/>
              <w:divBdr>
                <w:top w:val="none" w:sz="0" w:space="0" w:color="auto"/>
                <w:left w:val="none" w:sz="0" w:space="0" w:color="auto"/>
                <w:bottom w:val="none" w:sz="0" w:space="0" w:color="auto"/>
                <w:right w:val="none" w:sz="0" w:space="0" w:color="auto"/>
              </w:divBdr>
            </w:div>
            <w:div w:id="1768304372">
              <w:marLeft w:val="0"/>
              <w:marRight w:val="0"/>
              <w:marTop w:val="0"/>
              <w:marBottom w:val="0"/>
              <w:divBdr>
                <w:top w:val="none" w:sz="0" w:space="0" w:color="auto"/>
                <w:left w:val="none" w:sz="0" w:space="0" w:color="auto"/>
                <w:bottom w:val="none" w:sz="0" w:space="0" w:color="auto"/>
                <w:right w:val="none" w:sz="0" w:space="0" w:color="auto"/>
              </w:divBdr>
            </w:div>
            <w:div w:id="1511530673">
              <w:marLeft w:val="0"/>
              <w:marRight w:val="0"/>
              <w:marTop w:val="0"/>
              <w:marBottom w:val="0"/>
              <w:divBdr>
                <w:top w:val="none" w:sz="0" w:space="0" w:color="auto"/>
                <w:left w:val="none" w:sz="0" w:space="0" w:color="auto"/>
                <w:bottom w:val="none" w:sz="0" w:space="0" w:color="auto"/>
                <w:right w:val="none" w:sz="0" w:space="0" w:color="auto"/>
              </w:divBdr>
            </w:div>
            <w:div w:id="708846546">
              <w:marLeft w:val="0"/>
              <w:marRight w:val="0"/>
              <w:marTop w:val="0"/>
              <w:marBottom w:val="0"/>
              <w:divBdr>
                <w:top w:val="none" w:sz="0" w:space="0" w:color="auto"/>
                <w:left w:val="none" w:sz="0" w:space="0" w:color="auto"/>
                <w:bottom w:val="none" w:sz="0" w:space="0" w:color="auto"/>
                <w:right w:val="none" w:sz="0" w:space="0" w:color="auto"/>
              </w:divBdr>
            </w:div>
            <w:div w:id="1334838449">
              <w:marLeft w:val="0"/>
              <w:marRight w:val="0"/>
              <w:marTop w:val="0"/>
              <w:marBottom w:val="0"/>
              <w:divBdr>
                <w:top w:val="none" w:sz="0" w:space="0" w:color="auto"/>
                <w:left w:val="none" w:sz="0" w:space="0" w:color="auto"/>
                <w:bottom w:val="none" w:sz="0" w:space="0" w:color="auto"/>
                <w:right w:val="none" w:sz="0" w:space="0" w:color="auto"/>
              </w:divBdr>
            </w:div>
            <w:div w:id="2047219739">
              <w:marLeft w:val="0"/>
              <w:marRight w:val="0"/>
              <w:marTop w:val="0"/>
              <w:marBottom w:val="0"/>
              <w:divBdr>
                <w:top w:val="none" w:sz="0" w:space="0" w:color="auto"/>
                <w:left w:val="none" w:sz="0" w:space="0" w:color="auto"/>
                <w:bottom w:val="none" w:sz="0" w:space="0" w:color="auto"/>
                <w:right w:val="none" w:sz="0" w:space="0" w:color="auto"/>
              </w:divBdr>
            </w:div>
            <w:div w:id="1078135649">
              <w:marLeft w:val="0"/>
              <w:marRight w:val="0"/>
              <w:marTop w:val="0"/>
              <w:marBottom w:val="0"/>
              <w:divBdr>
                <w:top w:val="none" w:sz="0" w:space="0" w:color="auto"/>
                <w:left w:val="none" w:sz="0" w:space="0" w:color="auto"/>
                <w:bottom w:val="none" w:sz="0" w:space="0" w:color="auto"/>
                <w:right w:val="none" w:sz="0" w:space="0" w:color="auto"/>
              </w:divBdr>
            </w:div>
            <w:div w:id="511645823">
              <w:marLeft w:val="0"/>
              <w:marRight w:val="0"/>
              <w:marTop w:val="0"/>
              <w:marBottom w:val="0"/>
              <w:divBdr>
                <w:top w:val="none" w:sz="0" w:space="0" w:color="auto"/>
                <w:left w:val="none" w:sz="0" w:space="0" w:color="auto"/>
                <w:bottom w:val="none" w:sz="0" w:space="0" w:color="auto"/>
                <w:right w:val="none" w:sz="0" w:space="0" w:color="auto"/>
              </w:divBdr>
            </w:div>
            <w:div w:id="1349873361">
              <w:marLeft w:val="0"/>
              <w:marRight w:val="0"/>
              <w:marTop w:val="0"/>
              <w:marBottom w:val="0"/>
              <w:divBdr>
                <w:top w:val="none" w:sz="0" w:space="0" w:color="auto"/>
                <w:left w:val="none" w:sz="0" w:space="0" w:color="auto"/>
                <w:bottom w:val="none" w:sz="0" w:space="0" w:color="auto"/>
                <w:right w:val="none" w:sz="0" w:space="0" w:color="auto"/>
              </w:divBdr>
            </w:div>
            <w:div w:id="1664234203">
              <w:marLeft w:val="0"/>
              <w:marRight w:val="0"/>
              <w:marTop w:val="0"/>
              <w:marBottom w:val="0"/>
              <w:divBdr>
                <w:top w:val="none" w:sz="0" w:space="0" w:color="auto"/>
                <w:left w:val="none" w:sz="0" w:space="0" w:color="auto"/>
                <w:bottom w:val="none" w:sz="0" w:space="0" w:color="auto"/>
                <w:right w:val="none" w:sz="0" w:space="0" w:color="auto"/>
              </w:divBdr>
            </w:div>
            <w:div w:id="314262614">
              <w:marLeft w:val="0"/>
              <w:marRight w:val="0"/>
              <w:marTop w:val="0"/>
              <w:marBottom w:val="0"/>
              <w:divBdr>
                <w:top w:val="none" w:sz="0" w:space="0" w:color="auto"/>
                <w:left w:val="none" w:sz="0" w:space="0" w:color="auto"/>
                <w:bottom w:val="none" w:sz="0" w:space="0" w:color="auto"/>
                <w:right w:val="none" w:sz="0" w:space="0" w:color="auto"/>
              </w:divBdr>
            </w:div>
            <w:div w:id="850604144">
              <w:marLeft w:val="0"/>
              <w:marRight w:val="0"/>
              <w:marTop w:val="0"/>
              <w:marBottom w:val="0"/>
              <w:divBdr>
                <w:top w:val="none" w:sz="0" w:space="0" w:color="auto"/>
                <w:left w:val="none" w:sz="0" w:space="0" w:color="auto"/>
                <w:bottom w:val="none" w:sz="0" w:space="0" w:color="auto"/>
                <w:right w:val="none" w:sz="0" w:space="0" w:color="auto"/>
              </w:divBdr>
            </w:div>
            <w:div w:id="1011297253">
              <w:marLeft w:val="0"/>
              <w:marRight w:val="0"/>
              <w:marTop w:val="0"/>
              <w:marBottom w:val="0"/>
              <w:divBdr>
                <w:top w:val="none" w:sz="0" w:space="0" w:color="auto"/>
                <w:left w:val="none" w:sz="0" w:space="0" w:color="auto"/>
                <w:bottom w:val="none" w:sz="0" w:space="0" w:color="auto"/>
                <w:right w:val="none" w:sz="0" w:space="0" w:color="auto"/>
              </w:divBdr>
            </w:div>
            <w:div w:id="2064913376">
              <w:marLeft w:val="0"/>
              <w:marRight w:val="0"/>
              <w:marTop w:val="0"/>
              <w:marBottom w:val="0"/>
              <w:divBdr>
                <w:top w:val="none" w:sz="0" w:space="0" w:color="auto"/>
                <w:left w:val="none" w:sz="0" w:space="0" w:color="auto"/>
                <w:bottom w:val="none" w:sz="0" w:space="0" w:color="auto"/>
                <w:right w:val="none" w:sz="0" w:space="0" w:color="auto"/>
              </w:divBdr>
            </w:div>
            <w:div w:id="2024166989">
              <w:marLeft w:val="0"/>
              <w:marRight w:val="0"/>
              <w:marTop w:val="0"/>
              <w:marBottom w:val="0"/>
              <w:divBdr>
                <w:top w:val="none" w:sz="0" w:space="0" w:color="auto"/>
                <w:left w:val="none" w:sz="0" w:space="0" w:color="auto"/>
                <w:bottom w:val="none" w:sz="0" w:space="0" w:color="auto"/>
                <w:right w:val="none" w:sz="0" w:space="0" w:color="auto"/>
              </w:divBdr>
            </w:div>
            <w:div w:id="1531871206">
              <w:marLeft w:val="0"/>
              <w:marRight w:val="0"/>
              <w:marTop w:val="0"/>
              <w:marBottom w:val="0"/>
              <w:divBdr>
                <w:top w:val="none" w:sz="0" w:space="0" w:color="auto"/>
                <w:left w:val="none" w:sz="0" w:space="0" w:color="auto"/>
                <w:bottom w:val="none" w:sz="0" w:space="0" w:color="auto"/>
                <w:right w:val="none" w:sz="0" w:space="0" w:color="auto"/>
              </w:divBdr>
            </w:div>
            <w:div w:id="1215921707">
              <w:marLeft w:val="0"/>
              <w:marRight w:val="0"/>
              <w:marTop w:val="0"/>
              <w:marBottom w:val="0"/>
              <w:divBdr>
                <w:top w:val="none" w:sz="0" w:space="0" w:color="auto"/>
                <w:left w:val="none" w:sz="0" w:space="0" w:color="auto"/>
                <w:bottom w:val="none" w:sz="0" w:space="0" w:color="auto"/>
                <w:right w:val="none" w:sz="0" w:space="0" w:color="auto"/>
              </w:divBdr>
            </w:div>
            <w:div w:id="1820538022">
              <w:marLeft w:val="0"/>
              <w:marRight w:val="0"/>
              <w:marTop w:val="0"/>
              <w:marBottom w:val="0"/>
              <w:divBdr>
                <w:top w:val="none" w:sz="0" w:space="0" w:color="auto"/>
                <w:left w:val="none" w:sz="0" w:space="0" w:color="auto"/>
                <w:bottom w:val="none" w:sz="0" w:space="0" w:color="auto"/>
                <w:right w:val="none" w:sz="0" w:space="0" w:color="auto"/>
              </w:divBdr>
            </w:div>
            <w:div w:id="1811512468">
              <w:marLeft w:val="0"/>
              <w:marRight w:val="0"/>
              <w:marTop w:val="0"/>
              <w:marBottom w:val="0"/>
              <w:divBdr>
                <w:top w:val="none" w:sz="0" w:space="0" w:color="auto"/>
                <w:left w:val="none" w:sz="0" w:space="0" w:color="auto"/>
                <w:bottom w:val="none" w:sz="0" w:space="0" w:color="auto"/>
                <w:right w:val="none" w:sz="0" w:space="0" w:color="auto"/>
              </w:divBdr>
            </w:div>
            <w:div w:id="1999070046">
              <w:marLeft w:val="0"/>
              <w:marRight w:val="0"/>
              <w:marTop w:val="0"/>
              <w:marBottom w:val="0"/>
              <w:divBdr>
                <w:top w:val="none" w:sz="0" w:space="0" w:color="auto"/>
                <w:left w:val="none" w:sz="0" w:space="0" w:color="auto"/>
                <w:bottom w:val="none" w:sz="0" w:space="0" w:color="auto"/>
                <w:right w:val="none" w:sz="0" w:space="0" w:color="auto"/>
              </w:divBdr>
            </w:div>
            <w:div w:id="1139763251">
              <w:marLeft w:val="0"/>
              <w:marRight w:val="0"/>
              <w:marTop w:val="0"/>
              <w:marBottom w:val="0"/>
              <w:divBdr>
                <w:top w:val="none" w:sz="0" w:space="0" w:color="auto"/>
                <w:left w:val="none" w:sz="0" w:space="0" w:color="auto"/>
                <w:bottom w:val="none" w:sz="0" w:space="0" w:color="auto"/>
                <w:right w:val="none" w:sz="0" w:space="0" w:color="auto"/>
              </w:divBdr>
            </w:div>
            <w:div w:id="363214837">
              <w:marLeft w:val="0"/>
              <w:marRight w:val="0"/>
              <w:marTop w:val="0"/>
              <w:marBottom w:val="0"/>
              <w:divBdr>
                <w:top w:val="none" w:sz="0" w:space="0" w:color="auto"/>
                <w:left w:val="none" w:sz="0" w:space="0" w:color="auto"/>
                <w:bottom w:val="none" w:sz="0" w:space="0" w:color="auto"/>
                <w:right w:val="none" w:sz="0" w:space="0" w:color="auto"/>
              </w:divBdr>
            </w:div>
            <w:div w:id="134801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teacherceppee.blogspot.com/2015/11/let-general-education-reviewer.html"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66</TotalTime>
  <Pages>45</Pages>
  <Words>5245</Words>
  <Characters>29897</Characters>
  <Application>Microsoft Office Word</Application>
  <DocSecurity>0</DocSecurity>
  <Lines>249</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35072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2</cp:revision>
  <dcterms:created xsi:type="dcterms:W3CDTF">2017-08-30T21:24:00Z</dcterms:created>
  <dcterms:modified xsi:type="dcterms:W3CDTF">2017-08-30T22:48:00Z</dcterms:modified>
</cp:coreProperties>
</file>